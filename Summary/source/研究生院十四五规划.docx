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375B" w:rsidRDefault="00E07970">
      <w:pPr>
        <w:spacing w:line="360" w:lineRule="auto"/>
        <w:ind w:firstLineChars="200" w:firstLine="602"/>
        <w:jc w:val="center"/>
        <w:rPr>
          <w:rFonts w:ascii="黑体" w:eastAsia="黑体" w:hAnsi="黑体"/>
          <w:b/>
          <w:sz w:val="30"/>
          <w:szCs w:val="30"/>
        </w:rPr>
      </w:pPr>
      <w:r>
        <w:rPr>
          <w:rFonts w:ascii="黑体" w:eastAsia="黑体" w:hAnsi="黑体" w:hint="eastAsia"/>
          <w:b/>
          <w:sz w:val="30"/>
          <w:szCs w:val="30"/>
        </w:rPr>
        <w:t>研究生院、党委研究生工作部“十四五”规划</w:t>
      </w:r>
    </w:p>
    <w:p w:rsidR="00B2375B" w:rsidRDefault="00E07970">
      <w:pPr>
        <w:spacing w:line="360" w:lineRule="auto"/>
        <w:ind w:firstLineChars="200" w:firstLine="600"/>
        <w:rPr>
          <w:rFonts w:ascii="等线" w:eastAsia="等线" w:hAnsi="等线"/>
          <w:sz w:val="30"/>
          <w:szCs w:val="30"/>
        </w:rPr>
      </w:pPr>
      <w:r>
        <w:rPr>
          <w:rFonts w:ascii="等线" w:eastAsia="等线" w:hAnsi="等线" w:hint="eastAsia"/>
          <w:sz w:val="30"/>
          <w:szCs w:val="30"/>
        </w:rPr>
        <w:t>（2</w:t>
      </w:r>
      <w:r>
        <w:rPr>
          <w:rFonts w:ascii="等线" w:eastAsia="等线" w:hAnsi="等线"/>
          <w:sz w:val="30"/>
          <w:szCs w:val="30"/>
        </w:rPr>
        <w:t>020</w:t>
      </w:r>
      <w:r w:rsidR="00F00864">
        <w:rPr>
          <w:rFonts w:ascii="等线" w:eastAsia="等线" w:hAnsi="等线" w:hint="eastAsia"/>
          <w:sz w:val="30"/>
          <w:szCs w:val="30"/>
        </w:rPr>
        <w:t>年1</w:t>
      </w:r>
      <w:r w:rsidR="00F00864">
        <w:rPr>
          <w:rFonts w:ascii="等线" w:eastAsia="等线" w:hAnsi="等线"/>
          <w:sz w:val="30"/>
          <w:szCs w:val="30"/>
        </w:rPr>
        <w:t>0</w:t>
      </w:r>
      <w:r w:rsidR="00F00864">
        <w:rPr>
          <w:rFonts w:ascii="等线" w:eastAsia="等线" w:hAnsi="等线" w:hint="eastAsia"/>
          <w:sz w:val="30"/>
          <w:szCs w:val="30"/>
        </w:rPr>
        <w:t>月1</w:t>
      </w:r>
      <w:r w:rsidR="00F00864">
        <w:rPr>
          <w:rFonts w:ascii="等线" w:eastAsia="等线" w:hAnsi="等线"/>
          <w:sz w:val="30"/>
          <w:szCs w:val="30"/>
        </w:rPr>
        <w:t>5</w:t>
      </w:r>
      <w:r w:rsidR="00F00864">
        <w:rPr>
          <w:rFonts w:ascii="等线" w:eastAsia="等线" w:hAnsi="等线" w:hint="eastAsia"/>
          <w:sz w:val="30"/>
          <w:szCs w:val="30"/>
        </w:rPr>
        <w:t>日</w:t>
      </w:r>
      <w:r>
        <w:rPr>
          <w:rFonts w:ascii="等线" w:eastAsia="等线" w:hAnsi="等线" w:hint="eastAsia"/>
          <w:sz w:val="30"/>
          <w:szCs w:val="30"/>
        </w:rPr>
        <w:t>）</w:t>
      </w:r>
    </w:p>
    <w:p w:rsidR="00F00864" w:rsidRDefault="00F00864">
      <w:pPr>
        <w:spacing w:line="360" w:lineRule="auto"/>
        <w:ind w:firstLineChars="200" w:firstLine="600"/>
        <w:rPr>
          <w:rFonts w:ascii="等线" w:eastAsia="等线" w:hAnsi="等线"/>
          <w:sz w:val="30"/>
          <w:szCs w:val="30"/>
        </w:rPr>
      </w:pPr>
    </w:p>
    <w:p w:rsidR="00B2375B" w:rsidRDefault="00E07970">
      <w:pPr>
        <w:pStyle w:val="a8"/>
        <w:numPr>
          <w:ilvl w:val="0"/>
          <w:numId w:val="1"/>
        </w:numPr>
        <w:spacing w:line="360" w:lineRule="auto"/>
        <w:ind w:left="0" w:firstLine="600"/>
        <w:jc w:val="left"/>
        <w:rPr>
          <w:rFonts w:ascii="等线" w:eastAsia="等线" w:hAnsi="等线" w:cs="仿宋"/>
          <w:b/>
          <w:bCs/>
          <w:sz w:val="30"/>
          <w:szCs w:val="30"/>
        </w:rPr>
      </w:pPr>
      <w:r>
        <w:rPr>
          <w:rFonts w:ascii="等线" w:eastAsia="等线" w:hAnsi="等线" w:cs="仿宋" w:hint="eastAsia"/>
          <w:b/>
          <w:bCs/>
          <w:sz w:val="30"/>
          <w:szCs w:val="30"/>
        </w:rPr>
        <w:t>发展现状与分析</w:t>
      </w:r>
    </w:p>
    <w:p w:rsidR="00B2375B" w:rsidRDefault="00E07970">
      <w:pPr>
        <w:pStyle w:val="a8"/>
        <w:spacing w:line="360" w:lineRule="auto"/>
        <w:ind w:firstLine="600"/>
        <w:jc w:val="left"/>
        <w:rPr>
          <w:rFonts w:ascii="等线" w:eastAsia="等线" w:hAnsi="等线" w:cs="仿宋"/>
          <w:b/>
          <w:bCs/>
          <w:sz w:val="30"/>
          <w:szCs w:val="30"/>
        </w:rPr>
      </w:pPr>
      <w:r>
        <w:rPr>
          <w:rFonts w:ascii="等线" w:eastAsia="等线" w:hAnsi="等线" w:cs="仿宋" w:hint="eastAsia"/>
          <w:b/>
          <w:bCs/>
          <w:sz w:val="30"/>
          <w:szCs w:val="30"/>
        </w:rPr>
        <w:t>（一）“十三五”建设回顾</w:t>
      </w:r>
    </w:p>
    <w:p w:rsidR="00B2375B" w:rsidRDefault="00E07970">
      <w:pPr>
        <w:pStyle w:val="1"/>
        <w:shd w:val="clear" w:color="auto" w:fill="auto"/>
        <w:tabs>
          <w:tab w:val="left" w:pos="522"/>
        </w:tabs>
        <w:spacing w:line="625" w:lineRule="exact"/>
        <w:ind w:firstLineChars="200" w:firstLine="600"/>
        <w:rPr>
          <w:rFonts w:ascii="等线" w:eastAsia="等线" w:hAnsi="等线" w:cs="仿宋"/>
          <w:kern w:val="2"/>
          <w:sz w:val="30"/>
          <w:szCs w:val="30"/>
          <w:lang w:val="en-US" w:bidi="ar-SA"/>
        </w:rPr>
      </w:pPr>
      <w:r>
        <w:rPr>
          <w:rFonts w:ascii="等线" w:eastAsia="等线" w:hAnsi="等线" w:cs="仿宋" w:hint="eastAsia"/>
          <w:kern w:val="2"/>
          <w:sz w:val="30"/>
          <w:szCs w:val="30"/>
          <w:lang w:val="en-US" w:bidi="ar-SA"/>
        </w:rPr>
        <w:t>2015年以来，南京大学研究生教育以推进并完善“二三三”硕士研究生培养模式、全面构建“四三三”博士研究生培养体系为主要抓手，系统推进思政、招生、培养和学位等各个环节的改革建设，圆满</w:t>
      </w:r>
      <w:r>
        <w:rPr>
          <w:rFonts w:ascii="等线" w:eastAsia="等线" w:hAnsi="等线" w:cs="仿宋"/>
          <w:kern w:val="2"/>
          <w:sz w:val="30"/>
          <w:szCs w:val="30"/>
          <w:lang w:val="en-US" w:bidi="ar-SA"/>
        </w:rPr>
        <w:t>完成</w:t>
      </w:r>
      <w:r>
        <w:rPr>
          <w:rFonts w:ascii="等线" w:eastAsia="等线" w:hAnsi="等线" w:cs="仿宋" w:hint="eastAsia"/>
          <w:kern w:val="2"/>
          <w:sz w:val="30"/>
          <w:szCs w:val="30"/>
          <w:lang w:val="en-US" w:bidi="ar-SA"/>
        </w:rPr>
        <w:t>“</w:t>
      </w:r>
      <w:r>
        <w:rPr>
          <w:rFonts w:ascii="等线" w:eastAsia="等线" w:hAnsi="等线" w:cs="仿宋"/>
          <w:kern w:val="2"/>
          <w:sz w:val="30"/>
          <w:szCs w:val="30"/>
          <w:lang w:val="en-US" w:bidi="ar-SA"/>
        </w:rPr>
        <w:t>十三五</w:t>
      </w:r>
      <w:r>
        <w:rPr>
          <w:rFonts w:ascii="等线" w:eastAsia="等线" w:hAnsi="等线" w:cs="仿宋" w:hint="eastAsia"/>
          <w:kern w:val="2"/>
          <w:sz w:val="30"/>
          <w:szCs w:val="30"/>
          <w:lang w:val="en-US" w:bidi="ar-SA"/>
        </w:rPr>
        <w:t>”</w:t>
      </w:r>
      <w:r>
        <w:rPr>
          <w:rFonts w:ascii="等线" w:eastAsia="等线" w:hAnsi="等线" w:cs="仿宋"/>
          <w:kern w:val="2"/>
          <w:sz w:val="30"/>
          <w:szCs w:val="30"/>
          <w:lang w:val="en-US" w:bidi="ar-SA"/>
        </w:rPr>
        <w:t>规划目标，</w:t>
      </w:r>
      <w:r>
        <w:rPr>
          <w:rFonts w:ascii="等线" w:eastAsia="等线" w:hAnsi="等线" w:cs="仿宋" w:hint="eastAsia"/>
          <w:kern w:val="2"/>
          <w:sz w:val="30"/>
          <w:szCs w:val="30"/>
          <w:lang w:val="en-US" w:bidi="ar-SA"/>
        </w:rPr>
        <w:t>构建完成一个“培养体系新、过程管理严、南大特色强、国内影响大”的“内涵式培养”新模式。具体体现在：</w:t>
      </w:r>
    </w:p>
    <w:p w:rsidR="00B2375B" w:rsidRDefault="00E07970">
      <w:pPr>
        <w:widowControl/>
        <w:ind w:firstLineChars="200" w:firstLine="600"/>
        <w:jc w:val="left"/>
        <w:rPr>
          <w:rFonts w:ascii="等线" w:eastAsia="等线" w:hAnsi="等线" w:cs="仿宋"/>
          <w:color w:val="000000" w:themeColor="text1"/>
          <w:kern w:val="0"/>
          <w:sz w:val="30"/>
          <w:szCs w:val="30"/>
          <w:lang/>
        </w:rPr>
      </w:pPr>
      <w:r>
        <w:rPr>
          <w:rFonts w:ascii="等线" w:eastAsia="等线" w:hAnsi="等线" w:cs="仿宋" w:hint="eastAsia"/>
          <w:b/>
          <w:color w:val="000000" w:themeColor="text1"/>
          <w:kern w:val="0"/>
          <w:sz w:val="30"/>
          <w:szCs w:val="30"/>
          <w:lang w:val="zh-CN"/>
        </w:rPr>
        <w:t>以激励为主、兼顾公平的</w:t>
      </w:r>
      <w:r>
        <w:rPr>
          <w:rFonts w:ascii="等线" w:eastAsia="等线" w:hAnsi="等线" w:cs="仿宋" w:hint="eastAsia"/>
          <w:b/>
          <w:color w:val="000000" w:themeColor="text1"/>
          <w:kern w:val="0"/>
          <w:sz w:val="30"/>
          <w:szCs w:val="30"/>
          <w:lang/>
        </w:rPr>
        <w:t>奖</w:t>
      </w:r>
      <w:r>
        <w:rPr>
          <w:rFonts w:ascii="等线" w:eastAsia="等线" w:hAnsi="等线" w:cs="仿宋" w:hint="eastAsia"/>
          <w:b/>
          <w:color w:val="000000" w:themeColor="text1"/>
          <w:kern w:val="0"/>
          <w:sz w:val="30"/>
          <w:szCs w:val="30"/>
          <w:lang w:val="zh-CN"/>
        </w:rPr>
        <w:t>助</w:t>
      </w:r>
      <w:r>
        <w:rPr>
          <w:rFonts w:ascii="等线" w:eastAsia="等线" w:hAnsi="等线" w:cs="仿宋" w:hint="eastAsia"/>
          <w:b/>
          <w:color w:val="000000" w:themeColor="text1"/>
          <w:kern w:val="0"/>
          <w:sz w:val="30"/>
          <w:szCs w:val="30"/>
          <w:lang/>
        </w:rPr>
        <w:t>新</w:t>
      </w:r>
      <w:r>
        <w:rPr>
          <w:rFonts w:ascii="等线" w:eastAsia="等线" w:hAnsi="等线" w:cs="仿宋" w:hint="eastAsia"/>
          <w:b/>
          <w:color w:val="000000" w:themeColor="text1"/>
          <w:kern w:val="0"/>
          <w:sz w:val="30"/>
          <w:szCs w:val="30"/>
          <w:lang w:val="zh-CN"/>
        </w:rPr>
        <w:t>机制</w:t>
      </w:r>
      <w:r>
        <w:rPr>
          <w:rFonts w:ascii="等线" w:eastAsia="等线" w:hAnsi="等线" w:cs="仿宋" w:hint="eastAsia"/>
          <w:b/>
          <w:color w:val="000000" w:themeColor="text1"/>
          <w:kern w:val="0"/>
          <w:sz w:val="30"/>
          <w:szCs w:val="30"/>
          <w:lang/>
        </w:rPr>
        <w:t>落地生根</w:t>
      </w:r>
      <w:r>
        <w:rPr>
          <w:rFonts w:ascii="等线" w:eastAsia="等线" w:hAnsi="等线" w:cs="仿宋" w:hint="eastAsia"/>
          <w:b/>
          <w:color w:val="000000" w:themeColor="text1"/>
          <w:kern w:val="0"/>
          <w:sz w:val="30"/>
          <w:szCs w:val="30"/>
          <w:lang w:val="zh-CN"/>
        </w:rPr>
        <w:t>。</w:t>
      </w:r>
      <w:r>
        <w:rPr>
          <w:rFonts w:ascii="等线" w:eastAsia="等线" w:hAnsi="等线" w:cs="仿宋" w:hint="eastAsia"/>
          <w:color w:val="000000" w:themeColor="text1"/>
          <w:kern w:val="0"/>
          <w:sz w:val="30"/>
          <w:szCs w:val="30"/>
          <w:lang w:val="zh-CN"/>
        </w:rPr>
        <w:t>开启</w:t>
      </w:r>
      <w:r>
        <w:rPr>
          <w:rFonts w:ascii="等线" w:eastAsia="等线" w:hAnsi="等线" w:cs="仿宋"/>
          <w:color w:val="000000" w:themeColor="text1"/>
          <w:kern w:val="0"/>
          <w:sz w:val="30"/>
          <w:szCs w:val="30"/>
          <w:lang w:val="zh-CN"/>
        </w:rPr>
        <w:t>以立德树人为核心的</w:t>
      </w:r>
      <w:r>
        <w:rPr>
          <w:rFonts w:ascii="等线" w:eastAsia="等线" w:hAnsi="等线" w:cs="仿宋" w:hint="eastAsia"/>
          <w:color w:val="000000" w:themeColor="text1"/>
          <w:kern w:val="0"/>
          <w:sz w:val="30"/>
          <w:szCs w:val="30"/>
          <w:lang w:val="zh-CN"/>
        </w:rPr>
        <w:t>“</w:t>
      </w:r>
      <w:r>
        <w:rPr>
          <w:rFonts w:ascii="等线" w:eastAsia="等线" w:hAnsi="等线" w:cs="仿宋"/>
          <w:color w:val="000000" w:themeColor="text1"/>
          <w:kern w:val="0"/>
          <w:sz w:val="30"/>
          <w:szCs w:val="30"/>
          <w:lang w:val="zh-CN"/>
        </w:rPr>
        <w:t>熔炉工程</w:t>
      </w:r>
      <w:r>
        <w:rPr>
          <w:rFonts w:ascii="等线" w:eastAsia="等线" w:hAnsi="等线" w:cs="仿宋" w:hint="eastAsia"/>
          <w:color w:val="000000" w:themeColor="text1"/>
          <w:kern w:val="0"/>
          <w:sz w:val="30"/>
          <w:szCs w:val="30"/>
          <w:lang w:val="zh-CN"/>
        </w:rPr>
        <w:t>”</w:t>
      </w:r>
      <w:r>
        <w:rPr>
          <w:rFonts w:ascii="等线" w:eastAsia="等线" w:hAnsi="等线" w:cs="仿宋"/>
          <w:color w:val="000000" w:themeColor="text1"/>
          <w:kern w:val="0"/>
          <w:sz w:val="30"/>
          <w:szCs w:val="30"/>
          <w:lang w:val="zh-CN"/>
        </w:rPr>
        <w:t>建设，</w:t>
      </w:r>
      <w:r>
        <w:rPr>
          <w:rFonts w:ascii="等线" w:eastAsia="等线" w:hAnsi="等线" w:cs="仿宋" w:hint="eastAsia"/>
          <w:color w:val="000000" w:themeColor="text1"/>
          <w:kern w:val="0"/>
          <w:sz w:val="30"/>
          <w:szCs w:val="30"/>
          <w:lang w:val="zh-CN"/>
        </w:rPr>
        <w:t>助力</w:t>
      </w:r>
      <w:r>
        <w:rPr>
          <w:rFonts w:ascii="等线" w:eastAsia="等线" w:hAnsi="等线" w:cs="仿宋"/>
          <w:color w:val="000000" w:themeColor="text1"/>
          <w:kern w:val="0"/>
          <w:sz w:val="30"/>
          <w:szCs w:val="30"/>
          <w:lang w:val="zh-CN"/>
        </w:rPr>
        <w:t>“</w:t>
      </w:r>
      <w:r>
        <w:rPr>
          <w:rFonts w:ascii="等线" w:eastAsia="等线" w:hAnsi="等线" w:cs="仿宋" w:hint="eastAsia"/>
          <w:color w:val="000000" w:themeColor="text1"/>
          <w:kern w:val="0"/>
          <w:sz w:val="30"/>
          <w:szCs w:val="30"/>
          <w:lang w:val="zh-CN"/>
        </w:rPr>
        <w:t>四三三</w:t>
      </w:r>
      <w:r>
        <w:rPr>
          <w:rFonts w:ascii="等线" w:eastAsia="等线" w:hAnsi="等线" w:cs="仿宋"/>
          <w:color w:val="000000" w:themeColor="text1"/>
          <w:kern w:val="0"/>
          <w:sz w:val="30"/>
          <w:szCs w:val="30"/>
          <w:lang w:val="zh-CN"/>
        </w:rPr>
        <w:t>”</w:t>
      </w:r>
      <w:r>
        <w:rPr>
          <w:rFonts w:ascii="等线" w:eastAsia="等线" w:hAnsi="等线" w:cs="仿宋" w:hint="eastAsia"/>
          <w:color w:val="000000" w:themeColor="text1"/>
          <w:kern w:val="0"/>
          <w:sz w:val="30"/>
          <w:szCs w:val="30"/>
          <w:lang w:val="zh-CN"/>
        </w:rPr>
        <w:t>博士生培养体系</w:t>
      </w:r>
      <w:r>
        <w:rPr>
          <w:rFonts w:ascii="等线" w:eastAsia="等线" w:hAnsi="等线" w:cs="仿宋"/>
          <w:color w:val="000000" w:themeColor="text1"/>
          <w:kern w:val="0"/>
          <w:sz w:val="30"/>
          <w:szCs w:val="30"/>
          <w:lang w:val="zh-CN"/>
        </w:rPr>
        <w:t>改革</w:t>
      </w:r>
      <w:r>
        <w:rPr>
          <w:rFonts w:ascii="等线" w:eastAsia="等线" w:hAnsi="等线" w:cs="仿宋" w:hint="eastAsia"/>
          <w:color w:val="000000" w:themeColor="text1"/>
          <w:kern w:val="0"/>
          <w:sz w:val="30"/>
          <w:szCs w:val="30"/>
          <w:lang w:val="zh-CN"/>
        </w:rPr>
        <w:t>，推行全覆盖、多功能、个性化的奖助并行模式，充分发挥资助体系对不同阶段、不同类型、不同层次研究生的激励作用</w:t>
      </w:r>
      <w:r>
        <w:rPr>
          <w:rFonts w:ascii="等线" w:eastAsia="等线" w:hAnsi="等线" w:cs="仿宋" w:hint="eastAsia"/>
          <w:color w:val="000000" w:themeColor="text1"/>
          <w:kern w:val="0"/>
          <w:sz w:val="30"/>
          <w:szCs w:val="30"/>
          <w:lang/>
        </w:rPr>
        <w:t>。引导激励了一大批优秀研究生个人和团体，先后获得“全国大学生年度人物”、“中国最美大学生”、“中国大学生自强之星标兵”和“全国样板党支部”等国家级荣誉。</w:t>
      </w:r>
    </w:p>
    <w:p w:rsidR="00B2375B" w:rsidRDefault="00E07970">
      <w:pPr>
        <w:pStyle w:val="1"/>
        <w:shd w:val="clear" w:color="auto" w:fill="auto"/>
        <w:tabs>
          <w:tab w:val="left" w:pos="522"/>
        </w:tabs>
        <w:spacing w:line="625" w:lineRule="exact"/>
        <w:ind w:firstLineChars="200" w:firstLine="600"/>
        <w:jc w:val="both"/>
        <w:rPr>
          <w:rFonts w:ascii="等线" w:eastAsia="等线" w:hAnsi="等线" w:cs="仿宋"/>
          <w:sz w:val="30"/>
          <w:szCs w:val="30"/>
          <w:lang/>
        </w:rPr>
      </w:pPr>
      <w:r>
        <w:rPr>
          <w:rFonts w:ascii="等线" w:eastAsia="等线" w:hAnsi="等线" w:cs="仿宋"/>
          <w:b/>
          <w:sz w:val="30"/>
          <w:szCs w:val="30"/>
          <w:lang/>
        </w:rPr>
        <w:t>多</w:t>
      </w:r>
      <w:r>
        <w:rPr>
          <w:rFonts w:ascii="等线" w:eastAsia="等线" w:hAnsi="等线" w:cs="仿宋" w:hint="eastAsia"/>
          <w:b/>
          <w:sz w:val="30"/>
          <w:szCs w:val="30"/>
          <w:lang/>
        </w:rPr>
        <w:t>元化</w:t>
      </w:r>
      <w:r>
        <w:rPr>
          <w:rFonts w:ascii="等线" w:eastAsia="等线" w:hAnsi="等线" w:cs="仿宋" w:hint="eastAsia"/>
          <w:b/>
          <w:sz w:val="30"/>
          <w:szCs w:val="30"/>
          <w:lang w:val="en-US"/>
        </w:rPr>
        <w:t>的</w:t>
      </w:r>
      <w:r>
        <w:rPr>
          <w:rFonts w:ascii="等线" w:eastAsia="等线" w:hAnsi="等线" w:cs="仿宋" w:hint="eastAsia"/>
          <w:b/>
          <w:sz w:val="30"/>
          <w:szCs w:val="30"/>
          <w:lang/>
        </w:rPr>
        <w:t>研究</w:t>
      </w:r>
      <w:r>
        <w:rPr>
          <w:rFonts w:ascii="等线" w:eastAsia="等线" w:hAnsi="等线" w:cs="仿宋"/>
          <w:b/>
          <w:sz w:val="30"/>
          <w:szCs w:val="30"/>
          <w:lang/>
        </w:rPr>
        <w:t>生招生</w:t>
      </w:r>
      <w:r>
        <w:rPr>
          <w:rFonts w:ascii="等线" w:eastAsia="等线" w:hAnsi="等线" w:cs="仿宋" w:hint="eastAsia"/>
          <w:b/>
          <w:sz w:val="30"/>
          <w:szCs w:val="30"/>
          <w:lang/>
        </w:rPr>
        <w:t>选拔</w:t>
      </w:r>
      <w:r>
        <w:rPr>
          <w:rFonts w:ascii="等线" w:eastAsia="等线" w:hAnsi="等线" w:cs="仿宋"/>
          <w:b/>
          <w:sz w:val="30"/>
          <w:szCs w:val="30"/>
          <w:lang/>
        </w:rPr>
        <w:t>方式改革</w:t>
      </w:r>
      <w:r>
        <w:rPr>
          <w:rFonts w:ascii="等线" w:eastAsia="等线" w:hAnsi="等线" w:cs="仿宋" w:hint="eastAsia"/>
          <w:b/>
          <w:sz w:val="30"/>
          <w:szCs w:val="30"/>
          <w:lang w:val="en-US"/>
        </w:rPr>
        <w:t>全面推开</w:t>
      </w:r>
      <w:r>
        <w:rPr>
          <w:rFonts w:ascii="等线" w:eastAsia="等线" w:hAnsi="等线" w:cs="仿宋"/>
          <w:b/>
          <w:sz w:val="30"/>
          <w:szCs w:val="30"/>
          <w:lang/>
        </w:rPr>
        <w:t>。</w:t>
      </w:r>
      <w:r>
        <w:rPr>
          <w:rFonts w:ascii="等线" w:eastAsia="等线" w:hAnsi="等线" w:cs="仿宋" w:hint="eastAsia"/>
          <w:sz w:val="30"/>
          <w:szCs w:val="30"/>
          <w:lang/>
        </w:rPr>
        <w:t>全面实施了博士招生入学“申请-考核制”，初步形成了以“申请-考核制”、硕博连读及推免直博等为主的博士招生多元选拔方式。加大招收推荐免试生力度，实施</w:t>
      </w:r>
      <w:r>
        <w:rPr>
          <w:rFonts w:ascii="等线" w:eastAsia="等线" w:hAnsi="等线" w:cs="仿宋"/>
          <w:sz w:val="30"/>
          <w:szCs w:val="30"/>
          <w:lang/>
        </w:rPr>
        <w:t>“</w:t>
      </w:r>
      <w:r>
        <w:rPr>
          <w:rFonts w:ascii="等线" w:eastAsia="等线" w:hAnsi="等线" w:cs="仿宋" w:hint="eastAsia"/>
          <w:sz w:val="30"/>
          <w:szCs w:val="30"/>
          <w:lang/>
        </w:rPr>
        <w:t>名师</w:t>
      </w:r>
      <w:r>
        <w:rPr>
          <w:rFonts w:ascii="等线" w:eastAsia="等线" w:hAnsi="等线" w:cs="仿宋"/>
          <w:sz w:val="30"/>
          <w:szCs w:val="30"/>
          <w:lang/>
        </w:rPr>
        <w:t>计划”</w:t>
      </w:r>
      <w:r>
        <w:rPr>
          <w:rFonts w:ascii="等线" w:eastAsia="等线" w:hAnsi="等线" w:cs="仿宋" w:hint="eastAsia"/>
          <w:sz w:val="30"/>
          <w:szCs w:val="30"/>
          <w:lang/>
        </w:rPr>
        <w:t>，提高</w:t>
      </w:r>
      <w:r>
        <w:rPr>
          <w:rFonts w:ascii="等线" w:eastAsia="等线" w:hAnsi="等线" w:cs="仿宋"/>
          <w:sz w:val="30"/>
          <w:szCs w:val="30"/>
          <w:lang/>
        </w:rPr>
        <w:t>入口质量</w:t>
      </w:r>
      <w:r>
        <w:rPr>
          <w:rFonts w:ascii="等线" w:eastAsia="等线" w:hAnsi="等线" w:cs="仿宋" w:hint="eastAsia"/>
          <w:sz w:val="30"/>
          <w:szCs w:val="30"/>
          <w:lang/>
        </w:rPr>
        <w:t>，录取</w:t>
      </w:r>
      <w:r>
        <w:rPr>
          <w:rFonts w:ascii="等线" w:eastAsia="等线" w:hAnsi="等线" w:cs="仿宋"/>
          <w:sz w:val="30"/>
          <w:szCs w:val="30"/>
          <w:lang/>
        </w:rPr>
        <w:t>推</w:t>
      </w:r>
      <w:r>
        <w:rPr>
          <w:rFonts w:ascii="等线" w:eastAsia="等线" w:hAnsi="等线" w:cs="仿宋" w:hint="eastAsia"/>
          <w:sz w:val="30"/>
          <w:szCs w:val="30"/>
          <w:lang/>
        </w:rPr>
        <w:t>免</w:t>
      </w:r>
      <w:r>
        <w:rPr>
          <w:rFonts w:ascii="等线" w:eastAsia="等线" w:hAnsi="等线" w:cs="仿宋"/>
          <w:sz w:val="30"/>
          <w:szCs w:val="30"/>
          <w:lang/>
        </w:rPr>
        <w:t>生</w:t>
      </w:r>
      <w:r>
        <w:rPr>
          <w:rFonts w:ascii="等线" w:eastAsia="等线" w:hAnsi="等线" w:cs="仿宋" w:hint="eastAsia"/>
          <w:sz w:val="30"/>
          <w:szCs w:val="30"/>
          <w:lang/>
        </w:rPr>
        <w:t>由2015</w:t>
      </w:r>
      <w:r>
        <w:rPr>
          <w:rFonts w:ascii="等线" w:eastAsia="等线" w:hAnsi="等线" w:cs="仿宋" w:hint="eastAsia"/>
          <w:sz w:val="30"/>
          <w:szCs w:val="30"/>
          <w:lang/>
        </w:rPr>
        <w:lastRenderedPageBreak/>
        <w:t>年 的1166人增</w:t>
      </w:r>
      <w:r>
        <w:rPr>
          <w:rFonts w:ascii="等线" w:eastAsia="等线" w:hAnsi="等线" w:cs="仿宋"/>
          <w:sz w:val="30"/>
          <w:szCs w:val="30"/>
          <w:lang/>
        </w:rPr>
        <w:t>加至</w:t>
      </w:r>
      <w:r>
        <w:rPr>
          <w:rFonts w:ascii="等线" w:eastAsia="等线" w:hAnsi="等线" w:cs="仿宋" w:hint="eastAsia"/>
          <w:sz w:val="30"/>
          <w:szCs w:val="30"/>
          <w:lang/>
        </w:rPr>
        <w:t>2020年的2</w:t>
      </w:r>
      <w:r>
        <w:rPr>
          <w:rFonts w:ascii="等线" w:eastAsia="等线" w:hAnsi="等线" w:cs="仿宋"/>
          <w:sz w:val="30"/>
          <w:szCs w:val="30"/>
          <w:lang/>
        </w:rPr>
        <w:t>430</w:t>
      </w:r>
      <w:r>
        <w:rPr>
          <w:rFonts w:ascii="等线" w:eastAsia="等线" w:hAnsi="等线" w:cs="仿宋" w:hint="eastAsia"/>
          <w:sz w:val="30"/>
          <w:szCs w:val="30"/>
          <w:lang/>
        </w:rPr>
        <w:t>。“十三五”期间我</w:t>
      </w:r>
      <w:r>
        <w:rPr>
          <w:rFonts w:ascii="等线" w:eastAsia="等线" w:hAnsi="等线" w:cs="仿宋"/>
          <w:sz w:val="30"/>
          <w:szCs w:val="30"/>
          <w:lang/>
        </w:rPr>
        <w:t>校</w:t>
      </w:r>
      <w:r>
        <w:rPr>
          <w:rFonts w:ascii="等线" w:eastAsia="等线" w:hAnsi="等线" w:cs="仿宋" w:hint="eastAsia"/>
          <w:sz w:val="30"/>
          <w:szCs w:val="30"/>
          <w:lang/>
        </w:rPr>
        <w:t>研究</w:t>
      </w:r>
      <w:r>
        <w:rPr>
          <w:rFonts w:ascii="等线" w:eastAsia="等线" w:hAnsi="等线" w:cs="仿宋"/>
          <w:sz w:val="30"/>
          <w:szCs w:val="30"/>
          <w:lang/>
        </w:rPr>
        <w:t>生</w:t>
      </w:r>
      <w:r>
        <w:rPr>
          <w:rFonts w:ascii="等线" w:eastAsia="等线" w:hAnsi="等线" w:cs="仿宋" w:hint="eastAsia"/>
          <w:sz w:val="30"/>
          <w:szCs w:val="30"/>
          <w:lang/>
        </w:rPr>
        <w:t>招生规模</w:t>
      </w:r>
      <w:r>
        <w:rPr>
          <w:rFonts w:ascii="等线" w:eastAsia="等线" w:hAnsi="等线" w:cs="仿宋"/>
          <w:sz w:val="30"/>
          <w:szCs w:val="30"/>
          <w:lang/>
        </w:rPr>
        <w:t>增加了</w:t>
      </w:r>
      <w:r>
        <w:rPr>
          <w:rFonts w:ascii="等线" w:eastAsia="等线" w:hAnsi="等线" w:cs="仿宋" w:hint="eastAsia"/>
          <w:sz w:val="30"/>
          <w:szCs w:val="30"/>
          <w:lang/>
        </w:rPr>
        <w:t>40%，生源质量也有显著提升。</w:t>
      </w:r>
    </w:p>
    <w:p w:rsidR="00B2375B" w:rsidRDefault="00E07970">
      <w:pPr>
        <w:pStyle w:val="1"/>
        <w:shd w:val="clear" w:color="auto" w:fill="auto"/>
        <w:tabs>
          <w:tab w:val="left" w:pos="522"/>
        </w:tabs>
        <w:spacing w:line="625" w:lineRule="exact"/>
        <w:ind w:firstLineChars="200" w:firstLine="480"/>
        <w:jc w:val="both"/>
        <w:rPr>
          <w:rFonts w:ascii="宋体" w:eastAsia="宋体" w:hAnsi="宋体" w:cs="仿宋"/>
          <w:sz w:val="24"/>
          <w:szCs w:val="24"/>
          <w:lang/>
        </w:rPr>
      </w:pPr>
      <w:r>
        <w:rPr>
          <w:rFonts w:ascii="宋体" w:eastAsia="宋体" w:hAnsi="宋体" w:cs="仿宋" w:hint="eastAsia"/>
          <w:sz w:val="24"/>
          <w:szCs w:val="24"/>
          <w:lang/>
        </w:rPr>
        <w:t>表</w:t>
      </w:r>
      <w:r>
        <w:rPr>
          <w:rFonts w:ascii="宋体" w:eastAsia="宋体" w:hAnsi="宋体" w:cs="仿宋"/>
          <w:sz w:val="24"/>
          <w:szCs w:val="24"/>
          <w:lang/>
        </w:rPr>
        <w:t>1. 2015</w:t>
      </w:r>
      <w:r>
        <w:rPr>
          <w:rFonts w:ascii="宋体" w:eastAsia="宋体" w:hAnsi="宋体" w:cs="仿宋" w:hint="eastAsia"/>
          <w:sz w:val="24"/>
          <w:szCs w:val="24"/>
          <w:lang/>
        </w:rPr>
        <w:t>年</w:t>
      </w:r>
      <w:r>
        <w:rPr>
          <w:rFonts w:ascii="宋体" w:eastAsia="宋体" w:hAnsi="宋体" w:cs="仿宋"/>
          <w:sz w:val="24"/>
          <w:szCs w:val="24"/>
          <w:lang/>
        </w:rPr>
        <w:t>、2020</w:t>
      </w:r>
      <w:r>
        <w:rPr>
          <w:rFonts w:ascii="宋体" w:eastAsia="宋体" w:hAnsi="宋体" w:cs="仿宋" w:hint="eastAsia"/>
          <w:sz w:val="24"/>
          <w:szCs w:val="24"/>
          <w:lang/>
        </w:rPr>
        <w:t>年我</w:t>
      </w:r>
      <w:r>
        <w:rPr>
          <w:rFonts w:ascii="宋体" w:eastAsia="宋体" w:hAnsi="宋体" w:cs="仿宋"/>
          <w:sz w:val="24"/>
          <w:szCs w:val="24"/>
          <w:lang/>
        </w:rPr>
        <w:t>校</w:t>
      </w:r>
      <w:r>
        <w:rPr>
          <w:rFonts w:ascii="宋体" w:eastAsia="宋体" w:hAnsi="宋体" w:cs="仿宋" w:hint="eastAsia"/>
          <w:sz w:val="24"/>
          <w:szCs w:val="24"/>
          <w:lang/>
        </w:rPr>
        <w:t>研究</w:t>
      </w:r>
      <w:r>
        <w:rPr>
          <w:rFonts w:ascii="宋体" w:eastAsia="宋体" w:hAnsi="宋体" w:cs="仿宋"/>
          <w:sz w:val="24"/>
          <w:szCs w:val="24"/>
          <w:lang/>
        </w:rPr>
        <w:t>生招生</w:t>
      </w:r>
      <w:r>
        <w:rPr>
          <w:rFonts w:ascii="宋体" w:eastAsia="宋体" w:hAnsi="宋体" w:cs="仿宋" w:hint="eastAsia"/>
          <w:sz w:val="24"/>
          <w:szCs w:val="24"/>
          <w:lang/>
        </w:rPr>
        <w:t>规模</w:t>
      </w:r>
      <w:r>
        <w:rPr>
          <w:rFonts w:ascii="宋体" w:eastAsia="宋体" w:hAnsi="宋体" w:cs="仿宋"/>
          <w:sz w:val="24"/>
          <w:szCs w:val="24"/>
          <w:lang/>
        </w:rPr>
        <w:t>一览表</w:t>
      </w:r>
    </w:p>
    <w:tbl>
      <w:tblPr>
        <w:tblStyle w:val="a7"/>
        <w:tblW w:w="0" w:type="auto"/>
        <w:tblLook w:val="04A0"/>
      </w:tblPr>
      <w:tblGrid>
        <w:gridCol w:w="2765"/>
        <w:gridCol w:w="2765"/>
        <w:gridCol w:w="2766"/>
      </w:tblGrid>
      <w:tr w:rsidR="00B2375B">
        <w:trPr>
          <w:trHeight w:val="434"/>
        </w:trPr>
        <w:tc>
          <w:tcPr>
            <w:tcW w:w="2765" w:type="dxa"/>
          </w:tcPr>
          <w:p w:rsidR="00B2375B" w:rsidRDefault="00B2375B">
            <w:pPr>
              <w:pStyle w:val="1"/>
              <w:shd w:val="clear" w:color="auto" w:fill="auto"/>
              <w:tabs>
                <w:tab w:val="left" w:pos="522"/>
              </w:tabs>
              <w:spacing w:line="625" w:lineRule="exact"/>
              <w:jc w:val="both"/>
              <w:rPr>
                <w:rFonts w:ascii="宋体" w:eastAsia="宋体" w:hAnsi="宋体" w:cs="仿宋"/>
                <w:sz w:val="24"/>
                <w:szCs w:val="24"/>
                <w:lang/>
              </w:rPr>
            </w:pPr>
          </w:p>
        </w:tc>
        <w:tc>
          <w:tcPr>
            <w:tcW w:w="2765" w:type="dxa"/>
          </w:tcPr>
          <w:p w:rsidR="00B2375B" w:rsidRDefault="00E07970">
            <w:pPr>
              <w:pStyle w:val="1"/>
              <w:shd w:val="clear" w:color="auto" w:fill="auto"/>
              <w:tabs>
                <w:tab w:val="left" w:pos="522"/>
              </w:tabs>
              <w:spacing w:line="625" w:lineRule="exact"/>
              <w:jc w:val="both"/>
              <w:rPr>
                <w:rFonts w:ascii="宋体" w:eastAsia="宋体" w:hAnsi="宋体" w:cs="仿宋"/>
                <w:sz w:val="24"/>
                <w:szCs w:val="24"/>
                <w:lang/>
              </w:rPr>
            </w:pPr>
            <w:r>
              <w:rPr>
                <w:rFonts w:ascii="宋体" w:eastAsia="宋体" w:hAnsi="宋体" w:cs="仿宋"/>
                <w:sz w:val="24"/>
                <w:szCs w:val="24"/>
                <w:lang/>
              </w:rPr>
              <w:t>2015</w:t>
            </w:r>
            <w:r>
              <w:rPr>
                <w:rFonts w:ascii="宋体" w:eastAsia="宋体" w:hAnsi="宋体" w:cs="仿宋" w:hint="eastAsia"/>
                <w:sz w:val="24"/>
                <w:szCs w:val="24"/>
                <w:lang/>
              </w:rPr>
              <w:t>年</w:t>
            </w:r>
          </w:p>
        </w:tc>
        <w:tc>
          <w:tcPr>
            <w:tcW w:w="2766" w:type="dxa"/>
          </w:tcPr>
          <w:p w:rsidR="00B2375B" w:rsidRDefault="00E07970">
            <w:pPr>
              <w:pStyle w:val="1"/>
              <w:shd w:val="clear" w:color="auto" w:fill="auto"/>
              <w:tabs>
                <w:tab w:val="left" w:pos="522"/>
              </w:tabs>
              <w:spacing w:line="625" w:lineRule="exact"/>
              <w:jc w:val="both"/>
              <w:rPr>
                <w:rFonts w:ascii="宋体" w:eastAsia="宋体" w:hAnsi="宋体" w:cs="仿宋"/>
                <w:sz w:val="24"/>
                <w:szCs w:val="24"/>
                <w:lang/>
              </w:rPr>
            </w:pPr>
            <w:r>
              <w:rPr>
                <w:rFonts w:ascii="宋体" w:eastAsia="宋体" w:hAnsi="宋体" w:cs="仿宋"/>
                <w:sz w:val="24"/>
                <w:szCs w:val="24"/>
                <w:lang/>
              </w:rPr>
              <w:t>2020</w:t>
            </w:r>
            <w:r>
              <w:rPr>
                <w:rFonts w:ascii="宋体" w:eastAsia="宋体" w:hAnsi="宋体" w:cs="仿宋" w:hint="eastAsia"/>
                <w:sz w:val="24"/>
                <w:szCs w:val="24"/>
                <w:lang/>
              </w:rPr>
              <w:t>年</w:t>
            </w:r>
          </w:p>
        </w:tc>
      </w:tr>
      <w:tr w:rsidR="00B2375B">
        <w:tc>
          <w:tcPr>
            <w:tcW w:w="2765" w:type="dxa"/>
          </w:tcPr>
          <w:p w:rsidR="00B2375B" w:rsidRDefault="00E07970">
            <w:pPr>
              <w:pStyle w:val="1"/>
              <w:shd w:val="clear" w:color="auto" w:fill="auto"/>
              <w:tabs>
                <w:tab w:val="left" w:pos="522"/>
              </w:tabs>
              <w:spacing w:line="625" w:lineRule="exact"/>
              <w:jc w:val="both"/>
              <w:rPr>
                <w:rFonts w:ascii="宋体" w:eastAsia="宋体" w:hAnsi="宋体" w:cs="仿宋"/>
                <w:sz w:val="24"/>
                <w:szCs w:val="24"/>
                <w:lang/>
              </w:rPr>
            </w:pPr>
            <w:r>
              <w:rPr>
                <w:rFonts w:ascii="宋体" w:eastAsia="宋体" w:hAnsi="宋体" w:cs="仿宋" w:hint="eastAsia"/>
                <w:sz w:val="24"/>
                <w:szCs w:val="24"/>
                <w:lang/>
              </w:rPr>
              <w:t>博士</w:t>
            </w:r>
            <w:r>
              <w:rPr>
                <w:rFonts w:ascii="宋体" w:eastAsia="宋体" w:hAnsi="宋体" w:cs="仿宋"/>
                <w:sz w:val="24"/>
                <w:szCs w:val="24"/>
                <w:lang/>
              </w:rPr>
              <w:t>招生</w:t>
            </w:r>
            <w:r>
              <w:rPr>
                <w:rFonts w:ascii="宋体" w:eastAsia="宋体" w:hAnsi="宋体" w:cs="仿宋" w:hint="eastAsia"/>
                <w:sz w:val="24"/>
                <w:szCs w:val="24"/>
                <w:lang/>
              </w:rPr>
              <w:t>数</w:t>
            </w:r>
          </w:p>
        </w:tc>
        <w:tc>
          <w:tcPr>
            <w:tcW w:w="2765" w:type="dxa"/>
          </w:tcPr>
          <w:p w:rsidR="00B2375B" w:rsidRDefault="00E07970">
            <w:pPr>
              <w:pStyle w:val="1"/>
              <w:shd w:val="clear" w:color="auto" w:fill="auto"/>
              <w:tabs>
                <w:tab w:val="left" w:pos="522"/>
              </w:tabs>
              <w:spacing w:line="625" w:lineRule="exact"/>
              <w:jc w:val="both"/>
              <w:rPr>
                <w:rFonts w:ascii="宋体" w:eastAsia="宋体" w:hAnsi="宋体" w:cs="仿宋"/>
                <w:sz w:val="24"/>
                <w:szCs w:val="24"/>
                <w:lang/>
              </w:rPr>
            </w:pPr>
            <w:r>
              <w:rPr>
                <w:rFonts w:ascii="宋体" w:eastAsia="宋体" w:hAnsi="宋体" w:cs="仿宋"/>
                <w:sz w:val="24"/>
                <w:szCs w:val="24"/>
                <w:lang/>
              </w:rPr>
              <w:t>1269</w:t>
            </w:r>
          </w:p>
        </w:tc>
        <w:tc>
          <w:tcPr>
            <w:tcW w:w="2766" w:type="dxa"/>
          </w:tcPr>
          <w:p w:rsidR="00B2375B" w:rsidRDefault="00E07970">
            <w:pPr>
              <w:pStyle w:val="1"/>
              <w:shd w:val="clear" w:color="auto" w:fill="auto"/>
              <w:tabs>
                <w:tab w:val="left" w:pos="522"/>
              </w:tabs>
              <w:spacing w:line="625" w:lineRule="exact"/>
              <w:jc w:val="both"/>
              <w:rPr>
                <w:rFonts w:ascii="宋体" w:eastAsia="宋体" w:hAnsi="宋体" w:cs="仿宋"/>
                <w:sz w:val="24"/>
                <w:szCs w:val="24"/>
                <w:lang/>
              </w:rPr>
            </w:pPr>
            <w:r>
              <w:rPr>
                <w:rFonts w:ascii="宋体" w:eastAsia="宋体" w:hAnsi="宋体" w:cs="仿宋"/>
                <w:sz w:val="24"/>
                <w:szCs w:val="24"/>
                <w:lang/>
              </w:rPr>
              <w:t>1737</w:t>
            </w:r>
          </w:p>
        </w:tc>
      </w:tr>
      <w:tr w:rsidR="00B2375B">
        <w:tc>
          <w:tcPr>
            <w:tcW w:w="2765" w:type="dxa"/>
          </w:tcPr>
          <w:p w:rsidR="00B2375B" w:rsidRDefault="00E07970">
            <w:pPr>
              <w:pStyle w:val="1"/>
              <w:shd w:val="clear" w:color="auto" w:fill="auto"/>
              <w:tabs>
                <w:tab w:val="left" w:pos="522"/>
              </w:tabs>
              <w:spacing w:line="625" w:lineRule="exact"/>
              <w:jc w:val="both"/>
              <w:rPr>
                <w:rFonts w:ascii="宋体" w:eastAsia="宋体" w:hAnsi="宋体" w:cs="仿宋"/>
                <w:sz w:val="24"/>
                <w:szCs w:val="24"/>
                <w:lang/>
              </w:rPr>
            </w:pPr>
            <w:r>
              <w:rPr>
                <w:rFonts w:ascii="宋体" w:eastAsia="宋体" w:hAnsi="宋体" w:cs="仿宋" w:hint="eastAsia"/>
                <w:sz w:val="24"/>
                <w:szCs w:val="24"/>
                <w:lang/>
              </w:rPr>
              <w:t>硕士</w:t>
            </w:r>
            <w:r>
              <w:rPr>
                <w:rFonts w:ascii="宋体" w:eastAsia="宋体" w:hAnsi="宋体" w:cs="仿宋"/>
                <w:sz w:val="24"/>
                <w:szCs w:val="24"/>
                <w:lang/>
              </w:rPr>
              <w:t>招生</w:t>
            </w:r>
            <w:r>
              <w:rPr>
                <w:rFonts w:ascii="宋体" w:eastAsia="宋体" w:hAnsi="宋体" w:cs="仿宋" w:hint="eastAsia"/>
                <w:sz w:val="24"/>
                <w:szCs w:val="24"/>
                <w:lang/>
              </w:rPr>
              <w:t>数</w:t>
            </w:r>
          </w:p>
        </w:tc>
        <w:tc>
          <w:tcPr>
            <w:tcW w:w="2765" w:type="dxa"/>
          </w:tcPr>
          <w:p w:rsidR="00B2375B" w:rsidRDefault="00E07970">
            <w:pPr>
              <w:pStyle w:val="1"/>
              <w:shd w:val="clear" w:color="auto" w:fill="auto"/>
              <w:tabs>
                <w:tab w:val="left" w:pos="522"/>
              </w:tabs>
              <w:spacing w:line="625" w:lineRule="exact"/>
              <w:jc w:val="both"/>
              <w:rPr>
                <w:rFonts w:ascii="宋体" w:eastAsia="宋体" w:hAnsi="宋体" w:cs="仿宋"/>
                <w:sz w:val="24"/>
                <w:szCs w:val="24"/>
                <w:lang/>
              </w:rPr>
            </w:pPr>
            <w:r>
              <w:rPr>
                <w:rFonts w:ascii="宋体" w:eastAsia="宋体" w:hAnsi="宋体" w:cs="仿宋"/>
                <w:sz w:val="24"/>
                <w:szCs w:val="24"/>
                <w:lang/>
              </w:rPr>
              <w:t>3858</w:t>
            </w:r>
          </w:p>
        </w:tc>
        <w:tc>
          <w:tcPr>
            <w:tcW w:w="2766" w:type="dxa"/>
          </w:tcPr>
          <w:p w:rsidR="00B2375B" w:rsidRDefault="00E07970">
            <w:pPr>
              <w:pStyle w:val="1"/>
              <w:shd w:val="clear" w:color="auto" w:fill="auto"/>
              <w:tabs>
                <w:tab w:val="left" w:pos="522"/>
              </w:tabs>
              <w:spacing w:line="625" w:lineRule="exact"/>
              <w:jc w:val="both"/>
              <w:rPr>
                <w:rFonts w:ascii="宋体" w:eastAsia="宋体" w:hAnsi="宋体" w:cs="仿宋"/>
                <w:sz w:val="24"/>
                <w:szCs w:val="24"/>
                <w:lang/>
              </w:rPr>
            </w:pPr>
            <w:r>
              <w:rPr>
                <w:rFonts w:ascii="宋体" w:eastAsia="宋体" w:hAnsi="宋体" w:cs="仿宋"/>
                <w:sz w:val="24"/>
                <w:szCs w:val="24"/>
                <w:lang/>
              </w:rPr>
              <w:t>5839</w:t>
            </w:r>
          </w:p>
        </w:tc>
      </w:tr>
      <w:tr w:rsidR="00B2375B">
        <w:tc>
          <w:tcPr>
            <w:tcW w:w="2765" w:type="dxa"/>
          </w:tcPr>
          <w:p w:rsidR="00B2375B" w:rsidRDefault="00E07970">
            <w:pPr>
              <w:pStyle w:val="1"/>
              <w:shd w:val="clear" w:color="auto" w:fill="auto"/>
              <w:tabs>
                <w:tab w:val="left" w:pos="522"/>
              </w:tabs>
              <w:spacing w:line="625" w:lineRule="exact"/>
              <w:jc w:val="both"/>
              <w:rPr>
                <w:rFonts w:ascii="宋体" w:eastAsia="宋体" w:hAnsi="宋体" w:cs="仿宋"/>
                <w:sz w:val="24"/>
                <w:szCs w:val="24"/>
                <w:lang/>
              </w:rPr>
            </w:pPr>
            <w:r>
              <w:rPr>
                <w:rFonts w:ascii="宋体" w:eastAsia="宋体" w:hAnsi="宋体" w:cs="仿宋" w:hint="eastAsia"/>
                <w:sz w:val="24"/>
                <w:szCs w:val="24"/>
                <w:lang/>
              </w:rPr>
              <w:t>总数</w:t>
            </w:r>
          </w:p>
        </w:tc>
        <w:tc>
          <w:tcPr>
            <w:tcW w:w="2765" w:type="dxa"/>
          </w:tcPr>
          <w:p w:rsidR="00B2375B" w:rsidRDefault="00E07970">
            <w:pPr>
              <w:pStyle w:val="1"/>
              <w:shd w:val="clear" w:color="auto" w:fill="auto"/>
              <w:tabs>
                <w:tab w:val="left" w:pos="522"/>
              </w:tabs>
              <w:spacing w:line="625" w:lineRule="exact"/>
              <w:jc w:val="both"/>
              <w:rPr>
                <w:rFonts w:ascii="宋体" w:eastAsia="宋体" w:hAnsi="宋体" w:cs="仿宋"/>
                <w:sz w:val="24"/>
                <w:szCs w:val="24"/>
                <w:lang/>
              </w:rPr>
            </w:pPr>
            <w:r>
              <w:rPr>
                <w:rFonts w:ascii="宋体" w:eastAsia="宋体" w:hAnsi="宋体" w:cs="仿宋"/>
                <w:sz w:val="24"/>
                <w:szCs w:val="24"/>
                <w:lang/>
              </w:rPr>
              <w:t>5127</w:t>
            </w:r>
          </w:p>
        </w:tc>
        <w:tc>
          <w:tcPr>
            <w:tcW w:w="2766" w:type="dxa"/>
          </w:tcPr>
          <w:p w:rsidR="00B2375B" w:rsidRDefault="00E07970">
            <w:pPr>
              <w:pStyle w:val="1"/>
              <w:shd w:val="clear" w:color="auto" w:fill="auto"/>
              <w:tabs>
                <w:tab w:val="left" w:pos="522"/>
              </w:tabs>
              <w:spacing w:line="625" w:lineRule="exact"/>
              <w:jc w:val="both"/>
              <w:rPr>
                <w:rFonts w:ascii="宋体" w:eastAsia="宋体" w:hAnsi="宋体" w:cs="仿宋"/>
                <w:sz w:val="24"/>
                <w:szCs w:val="24"/>
                <w:lang/>
              </w:rPr>
            </w:pPr>
            <w:r>
              <w:rPr>
                <w:rFonts w:ascii="宋体" w:eastAsia="宋体" w:hAnsi="宋体" w:cs="仿宋"/>
                <w:sz w:val="24"/>
                <w:szCs w:val="24"/>
                <w:lang/>
              </w:rPr>
              <w:t>7576</w:t>
            </w:r>
          </w:p>
        </w:tc>
      </w:tr>
    </w:tbl>
    <w:p w:rsidR="00B2375B" w:rsidRDefault="00E07970">
      <w:pPr>
        <w:pStyle w:val="1"/>
        <w:shd w:val="clear" w:color="auto" w:fill="auto"/>
        <w:tabs>
          <w:tab w:val="left" w:pos="522"/>
        </w:tabs>
        <w:spacing w:line="625" w:lineRule="exact"/>
        <w:ind w:firstLineChars="200" w:firstLine="600"/>
        <w:jc w:val="both"/>
        <w:rPr>
          <w:rFonts w:ascii="等线" w:eastAsia="等线" w:hAnsi="等线" w:cs="仿宋"/>
          <w:color w:val="000000" w:themeColor="text1"/>
          <w:sz w:val="30"/>
          <w:szCs w:val="30"/>
        </w:rPr>
      </w:pPr>
      <w:r>
        <w:rPr>
          <w:rFonts w:ascii="等线" w:eastAsia="等线" w:hAnsi="等线" w:cs="仿宋"/>
          <w:b/>
          <w:color w:val="000000" w:themeColor="text1"/>
          <w:kern w:val="2"/>
          <w:sz w:val="30"/>
          <w:szCs w:val="30"/>
          <w:lang w:val="en-US" w:bidi="ar-SA"/>
        </w:rPr>
        <w:t>研究生人才培养</w:t>
      </w:r>
      <w:r>
        <w:rPr>
          <w:rFonts w:ascii="等线" w:eastAsia="等线" w:hAnsi="等线" w:cs="仿宋" w:hint="eastAsia"/>
          <w:b/>
          <w:color w:val="000000" w:themeColor="text1"/>
          <w:kern w:val="2"/>
          <w:sz w:val="30"/>
          <w:szCs w:val="30"/>
          <w:lang w:val="en-US" w:bidi="ar-SA"/>
        </w:rPr>
        <w:t>“内涵式”</w:t>
      </w:r>
      <w:r>
        <w:rPr>
          <w:rFonts w:ascii="等线" w:eastAsia="等线" w:hAnsi="等线" w:cs="仿宋"/>
          <w:b/>
          <w:color w:val="000000" w:themeColor="text1"/>
          <w:kern w:val="2"/>
          <w:sz w:val="30"/>
          <w:szCs w:val="30"/>
          <w:lang w:val="en-US" w:bidi="ar-SA"/>
        </w:rPr>
        <w:t>发展的南大范本</w:t>
      </w:r>
      <w:r>
        <w:rPr>
          <w:rFonts w:ascii="等线" w:eastAsia="等线" w:hAnsi="等线" w:cs="仿宋" w:hint="eastAsia"/>
          <w:b/>
          <w:color w:val="000000" w:themeColor="text1"/>
          <w:kern w:val="2"/>
          <w:sz w:val="30"/>
          <w:szCs w:val="30"/>
          <w:lang w:val="en-US" w:bidi="ar-SA"/>
        </w:rPr>
        <w:t>稳健出场。</w:t>
      </w:r>
      <w:r>
        <w:rPr>
          <w:rFonts w:ascii="等线" w:eastAsia="等线" w:hAnsi="等线" w:cs="仿宋" w:hint="eastAsia"/>
          <w:color w:val="000000" w:themeColor="text1"/>
          <w:kern w:val="2"/>
          <w:sz w:val="30"/>
          <w:szCs w:val="30"/>
          <w:lang w:val="en-US" w:bidi="ar-SA"/>
        </w:rPr>
        <w:t>大力推进“四三三”博士研究生培养体系改革，精细构建博士研究生培养质量闭环控制</w:t>
      </w:r>
      <w:r>
        <w:rPr>
          <w:rFonts w:ascii="等线" w:eastAsia="等线" w:hAnsi="等线" w:cs="仿宋"/>
          <w:color w:val="000000" w:themeColor="text1"/>
          <w:kern w:val="2"/>
          <w:sz w:val="30"/>
          <w:szCs w:val="30"/>
          <w:lang w:val="en-US" w:bidi="ar-SA"/>
        </w:rPr>
        <w:t>体系</w:t>
      </w:r>
      <w:r>
        <w:rPr>
          <w:rFonts w:ascii="等线" w:eastAsia="等线" w:hAnsi="等线" w:cs="仿宋" w:hint="eastAsia"/>
          <w:color w:val="000000" w:themeColor="text1"/>
          <w:kern w:val="2"/>
          <w:sz w:val="30"/>
          <w:szCs w:val="30"/>
          <w:lang w:val="en-US" w:bidi="ar-SA"/>
        </w:rPr>
        <w:t>，以博士资格考核为抓手落实弹性择优分流机制成效显著，</w:t>
      </w:r>
      <w:r>
        <w:rPr>
          <w:rFonts w:ascii="等线" w:eastAsia="等线" w:hAnsi="等线" w:cs="仿宋"/>
          <w:color w:val="000000" w:themeColor="text1"/>
          <w:kern w:val="2"/>
          <w:sz w:val="30"/>
          <w:szCs w:val="30"/>
          <w:lang w:val="en-US" w:bidi="ar-SA"/>
        </w:rPr>
        <w:t>教育部</w:t>
      </w:r>
      <w:r>
        <w:rPr>
          <w:rFonts w:ascii="等线" w:eastAsia="等线" w:hAnsi="等线" w:cs="仿宋" w:hint="eastAsia"/>
          <w:color w:val="000000" w:themeColor="text1"/>
          <w:kern w:val="2"/>
          <w:sz w:val="30"/>
          <w:szCs w:val="30"/>
          <w:lang w:val="en-US" w:bidi="ar-SA"/>
        </w:rPr>
        <w:t>树为</w:t>
      </w:r>
      <w:r>
        <w:rPr>
          <w:rFonts w:ascii="等线" w:eastAsia="等线" w:hAnsi="等线" w:cs="仿宋"/>
          <w:color w:val="000000" w:themeColor="text1"/>
          <w:kern w:val="2"/>
          <w:sz w:val="30"/>
          <w:szCs w:val="30"/>
          <w:lang w:val="en-US" w:bidi="ar-SA"/>
        </w:rPr>
        <w:t>典型宣传</w:t>
      </w:r>
      <w:r>
        <w:rPr>
          <w:rFonts w:ascii="等线" w:eastAsia="等线" w:hAnsi="等线" w:cs="仿宋" w:hint="eastAsia"/>
          <w:color w:val="000000" w:themeColor="text1"/>
          <w:kern w:val="2"/>
          <w:sz w:val="30"/>
          <w:szCs w:val="30"/>
          <w:lang w:val="en-US" w:bidi="ar-SA"/>
        </w:rPr>
        <w:t>。在不断完善中深入推进“二三三”硕士研究生培养模式改革，以专业</w:t>
      </w:r>
      <w:r>
        <w:rPr>
          <w:rFonts w:ascii="等线" w:eastAsia="等线" w:hAnsi="等线" w:cs="仿宋" w:hint="eastAsia"/>
          <w:color w:val="000000" w:themeColor="text1"/>
          <w:sz w:val="30"/>
          <w:szCs w:val="30"/>
        </w:rPr>
        <w:t>需求和创新创业为导向，打造特色课程、实践基地与培养质量标准“三位一体”的专业学位培养模式，</w:t>
      </w:r>
      <w:r>
        <w:rPr>
          <w:rFonts w:ascii="等线" w:eastAsia="等线" w:hAnsi="等线" w:cs="仿宋"/>
          <w:color w:val="000000" w:themeColor="text1"/>
          <w:sz w:val="30"/>
          <w:szCs w:val="30"/>
        </w:rPr>
        <w:t>与学术型培养</w:t>
      </w:r>
      <w:r>
        <w:rPr>
          <w:rFonts w:ascii="等线" w:eastAsia="等线" w:hAnsi="等线" w:cs="仿宋" w:hint="eastAsia"/>
          <w:color w:val="000000" w:themeColor="text1"/>
          <w:sz w:val="30"/>
          <w:szCs w:val="30"/>
          <w:lang w:val="en-US"/>
        </w:rPr>
        <w:t>模式交相辉映、</w:t>
      </w:r>
      <w:r>
        <w:rPr>
          <w:rFonts w:ascii="等线" w:eastAsia="等线" w:hAnsi="等线" w:cs="仿宋" w:hint="eastAsia"/>
          <w:color w:val="000000" w:themeColor="text1"/>
          <w:sz w:val="30"/>
          <w:szCs w:val="30"/>
        </w:rPr>
        <w:t>相得益彰。</w:t>
      </w:r>
    </w:p>
    <w:p w:rsidR="00B2375B" w:rsidRDefault="00E07970">
      <w:pPr>
        <w:pStyle w:val="1"/>
        <w:shd w:val="clear" w:color="auto" w:fill="auto"/>
        <w:tabs>
          <w:tab w:val="left" w:pos="522"/>
        </w:tabs>
        <w:spacing w:line="625" w:lineRule="exact"/>
        <w:ind w:firstLineChars="200" w:firstLine="480"/>
        <w:jc w:val="both"/>
        <w:rPr>
          <w:rFonts w:asciiTheme="minorEastAsia" w:eastAsiaTheme="minorEastAsia" w:hAnsiTheme="minorEastAsia" w:cs="仿宋"/>
          <w:color w:val="000000" w:themeColor="text1"/>
          <w:sz w:val="24"/>
          <w:szCs w:val="24"/>
        </w:rPr>
      </w:pPr>
      <w:r>
        <w:rPr>
          <w:rFonts w:asciiTheme="minorEastAsia" w:eastAsiaTheme="minorEastAsia" w:hAnsiTheme="minorEastAsia" w:cs="仿宋" w:hint="eastAsia"/>
          <w:color w:val="000000" w:themeColor="text1"/>
          <w:sz w:val="24"/>
          <w:szCs w:val="24"/>
          <w:lang/>
        </w:rPr>
        <w:t>表</w:t>
      </w:r>
      <w:r>
        <w:rPr>
          <w:rFonts w:asciiTheme="minorEastAsia" w:eastAsiaTheme="minorEastAsia" w:hAnsiTheme="minorEastAsia" w:cs="仿宋"/>
          <w:color w:val="000000" w:themeColor="text1"/>
          <w:sz w:val="24"/>
          <w:szCs w:val="24"/>
          <w:lang/>
        </w:rPr>
        <w:t>2. 2015-2020</w:t>
      </w:r>
      <w:r>
        <w:rPr>
          <w:rFonts w:asciiTheme="minorEastAsia" w:eastAsiaTheme="minorEastAsia" w:hAnsiTheme="minorEastAsia" w:cs="仿宋" w:hint="eastAsia"/>
          <w:color w:val="000000" w:themeColor="text1"/>
          <w:sz w:val="24"/>
          <w:szCs w:val="24"/>
          <w:lang/>
        </w:rPr>
        <w:t>年南京大学研究</w:t>
      </w:r>
      <w:r>
        <w:rPr>
          <w:rFonts w:asciiTheme="minorEastAsia" w:eastAsiaTheme="minorEastAsia" w:hAnsiTheme="minorEastAsia" w:cs="仿宋"/>
          <w:color w:val="000000" w:themeColor="text1"/>
          <w:sz w:val="24"/>
          <w:szCs w:val="24"/>
          <w:lang/>
        </w:rPr>
        <w:t>生</w:t>
      </w:r>
      <w:r>
        <w:rPr>
          <w:rFonts w:asciiTheme="minorEastAsia" w:eastAsiaTheme="minorEastAsia" w:hAnsiTheme="minorEastAsia" w:cs="仿宋" w:hint="eastAsia"/>
          <w:color w:val="000000" w:themeColor="text1"/>
          <w:sz w:val="24"/>
          <w:szCs w:val="24"/>
          <w:lang/>
        </w:rPr>
        <w:t>教育</w:t>
      </w:r>
      <w:r>
        <w:rPr>
          <w:rFonts w:asciiTheme="minorEastAsia" w:eastAsiaTheme="minorEastAsia" w:hAnsiTheme="minorEastAsia" w:cs="仿宋"/>
          <w:color w:val="000000" w:themeColor="text1"/>
          <w:sz w:val="24"/>
          <w:szCs w:val="24"/>
          <w:lang/>
        </w:rPr>
        <w:t>获奖情况</w:t>
      </w:r>
    </w:p>
    <w:tbl>
      <w:tblPr>
        <w:tblStyle w:val="a7"/>
        <w:tblW w:w="8926" w:type="dxa"/>
        <w:jc w:val="center"/>
        <w:tblLook w:val="04A0"/>
      </w:tblPr>
      <w:tblGrid>
        <w:gridCol w:w="1296"/>
        <w:gridCol w:w="7630"/>
      </w:tblGrid>
      <w:tr w:rsidR="00B2375B">
        <w:trPr>
          <w:trHeight w:val="564"/>
          <w:jc w:val="center"/>
        </w:trPr>
        <w:tc>
          <w:tcPr>
            <w:tcW w:w="1129" w:type="dxa"/>
          </w:tcPr>
          <w:p w:rsidR="00B2375B" w:rsidRDefault="00E07970">
            <w:pPr>
              <w:widowControl/>
              <w:jc w:val="center"/>
              <w:rPr>
                <w:rFonts w:asciiTheme="minorEastAsia" w:hAnsiTheme="minorEastAsia" w:cs="宋体"/>
                <w:b/>
                <w:color w:val="000000" w:themeColor="text1"/>
                <w:kern w:val="0"/>
                <w:sz w:val="24"/>
                <w:szCs w:val="24"/>
              </w:rPr>
            </w:pPr>
            <w:r>
              <w:rPr>
                <w:rFonts w:asciiTheme="minorEastAsia" w:hAnsiTheme="minorEastAsia" w:cs="宋体" w:hint="eastAsia"/>
                <w:b/>
                <w:color w:val="000000" w:themeColor="text1"/>
                <w:kern w:val="0"/>
                <w:sz w:val="24"/>
                <w:szCs w:val="24"/>
              </w:rPr>
              <w:t>年度</w:t>
            </w:r>
          </w:p>
        </w:tc>
        <w:tc>
          <w:tcPr>
            <w:tcW w:w="7797" w:type="dxa"/>
          </w:tcPr>
          <w:p w:rsidR="00B2375B" w:rsidRDefault="00E07970">
            <w:pPr>
              <w:widowControl/>
              <w:jc w:val="center"/>
              <w:rPr>
                <w:rFonts w:asciiTheme="minorEastAsia" w:hAnsiTheme="minorEastAsia" w:cs="宋体"/>
                <w:b/>
                <w:color w:val="000000" w:themeColor="text1"/>
                <w:kern w:val="0"/>
                <w:sz w:val="24"/>
                <w:szCs w:val="24"/>
              </w:rPr>
            </w:pPr>
            <w:r>
              <w:rPr>
                <w:rFonts w:asciiTheme="minorEastAsia" w:hAnsiTheme="minorEastAsia" w:cs="宋体" w:hint="eastAsia"/>
                <w:b/>
                <w:color w:val="000000" w:themeColor="text1"/>
                <w:kern w:val="0"/>
                <w:sz w:val="24"/>
                <w:szCs w:val="24"/>
              </w:rPr>
              <w:t>评优</w:t>
            </w:r>
            <w:r>
              <w:rPr>
                <w:rFonts w:asciiTheme="minorEastAsia" w:hAnsiTheme="minorEastAsia" w:cs="宋体"/>
                <w:b/>
                <w:color w:val="000000" w:themeColor="text1"/>
                <w:kern w:val="0"/>
                <w:sz w:val="24"/>
                <w:szCs w:val="24"/>
              </w:rPr>
              <w:t>、</w:t>
            </w:r>
            <w:r>
              <w:rPr>
                <w:rFonts w:asciiTheme="minorEastAsia" w:hAnsiTheme="minorEastAsia" w:cs="宋体" w:hint="eastAsia"/>
                <w:b/>
                <w:color w:val="000000" w:themeColor="text1"/>
                <w:kern w:val="0"/>
                <w:sz w:val="24"/>
                <w:szCs w:val="24"/>
              </w:rPr>
              <w:t>获奖情况</w:t>
            </w:r>
          </w:p>
        </w:tc>
      </w:tr>
      <w:tr w:rsidR="00B2375B">
        <w:trPr>
          <w:trHeight w:val="682"/>
          <w:jc w:val="center"/>
        </w:trPr>
        <w:tc>
          <w:tcPr>
            <w:tcW w:w="1129" w:type="dxa"/>
          </w:tcPr>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color w:val="000000" w:themeColor="text1"/>
                <w:kern w:val="0"/>
                <w:sz w:val="24"/>
                <w:szCs w:val="24"/>
              </w:rPr>
              <w:t>2015</w:t>
            </w:r>
            <w:r>
              <w:rPr>
                <w:rFonts w:asciiTheme="minorEastAsia" w:hAnsiTheme="minorEastAsia" w:cs="宋体" w:hint="eastAsia"/>
                <w:color w:val="000000" w:themeColor="text1"/>
                <w:kern w:val="0"/>
                <w:sz w:val="24"/>
                <w:szCs w:val="24"/>
              </w:rPr>
              <w:t>年</w:t>
            </w:r>
          </w:p>
        </w:tc>
        <w:tc>
          <w:tcPr>
            <w:tcW w:w="7797" w:type="dxa"/>
          </w:tcPr>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南京大学被教育部评为“全国专业学位研究生深化综合改革试点单位”</w:t>
            </w:r>
          </w:p>
        </w:tc>
      </w:tr>
      <w:tr w:rsidR="00B2375B">
        <w:trPr>
          <w:trHeight w:val="630"/>
          <w:jc w:val="center"/>
        </w:trPr>
        <w:tc>
          <w:tcPr>
            <w:tcW w:w="1129" w:type="dxa"/>
          </w:tcPr>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color w:val="000000" w:themeColor="text1"/>
                <w:kern w:val="0"/>
                <w:sz w:val="24"/>
                <w:szCs w:val="24"/>
              </w:rPr>
              <w:t>2017</w:t>
            </w:r>
            <w:r>
              <w:rPr>
                <w:rFonts w:asciiTheme="minorEastAsia" w:hAnsiTheme="minorEastAsia" w:cs="宋体" w:hint="eastAsia"/>
                <w:color w:val="000000" w:themeColor="text1"/>
                <w:kern w:val="0"/>
                <w:sz w:val="24"/>
                <w:szCs w:val="24"/>
              </w:rPr>
              <w:t>年</w:t>
            </w:r>
          </w:p>
        </w:tc>
        <w:tc>
          <w:tcPr>
            <w:tcW w:w="7797" w:type="dxa"/>
          </w:tcPr>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南京大学被教育部评为“首批博士研究生教育综合改革试点单位”</w:t>
            </w:r>
          </w:p>
        </w:tc>
      </w:tr>
      <w:tr w:rsidR="00B2375B">
        <w:trPr>
          <w:jc w:val="center"/>
        </w:trPr>
        <w:tc>
          <w:tcPr>
            <w:tcW w:w="1129" w:type="dxa"/>
          </w:tcPr>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color w:val="000000" w:themeColor="text1"/>
                <w:kern w:val="0"/>
                <w:sz w:val="24"/>
                <w:szCs w:val="24"/>
              </w:rPr>
              <w:t>2017</w:t>
            </w:r>
            <w:r>
              <w:rPr>
                <w:rFonts w:asciiTheme="minorEastAsia" w:hAnsiTheme="minorEastAsia" w:cs="宋体" w:hint="eastAsia"/>
                <w:color w:val="000000" w:themeColor="text1"/>
                <w:kern w:val="0"/>
                <w:sz w:val="24"/>
                <w:szCs w:val="24"/>
              </w:rPr>
              <w:t>年</w:t>
            </w:r>
          </w:p>
        </w:tc>
        <w:tc>
          <w:tcPr>
            <w:tcW w:w="7797" w:type="dxa"/>
          </w:tcPr>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南京大学“博士研究生‘四三三’培养机制综合改革”荣获</w:t>
            </w:r>
          </w:p>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江苏省教学成果二等奖</w:t>
            </w:r>
          </w:p>
        </w:tc>
      </w:tr>
      <w:tr w:rsidR="00B2375B">
        <w:trPr>
          <w:jc w:val="center"/>
        </w:trPr>
        <w:tc>
          <w:tcPr>
            <w:tcW w:w="1129" w:type="dxa"/>
          </w:tcPr>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color w:val="000000" w:themeColor="text1"/>
                <w:kern w:val="0"/>
                <w:sz w:val="24"/>
                <w:szCs w:val="24"/>
              </w:rPr>
              <w:t>2018</w:t>
            </w:r>
            <w:r>
              <w:rPr>
                <w:rFonts w:asciiTheme="minorEastAsia" w:hAnsiTheme="minorEastAsia" w:cs="宋体" w:hint="eastAsia"/>
                <w:color w:val="000000" w:themeColor="text1"/>
                <w:kern w:val="0"/>
                <w:sz w:val="24"/>
                <w:szCs w:val="24"/>
              </w:rPr>
              <w:t>年</w:t>
            </w:r>
          </w:p>
        </w:tc>
        <w:tc>
          <w:tcPr>
            <w:tcW w:w="7797" w:type="dxa"/>
          </w:tcPr>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南京大学“博士研究生‘四三三’培养机制综合改革”荣获</w:t>
            </w:r>
          </w:p>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高等教育国家级教学成果二等奖</w:t>
            </w:r>
          </w:p>
        </w:tc>
      </w:tr>
      <w:tr w:rsidR="00B2375B">
        <w:trPr>
          <w:trHeight w:val="682"/>
          <w:jc w:val="center"/>
        </w:trPr>
        <w:tc>
          <w:tcPr>
            <w:tcW w:w="1129" w:type="dxa"/>
          </w:tcPr>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color w:val="000000" w:themeColor="text1"/>
                <w:kern w:val="0"/>
                <w:sz w:val="24"/>
                <w:szCs w:val="24"/>
              </w:rPr>
              <w:t>2016</w:t>
            </w:r>
            <w:r>
              <w:rPr>
                <w:rFonts w:asciiTheme="minorEastAsia" w:hAnsiTheme="minorEastAsia" w:cs="宋体" w:hint="eastAsia"/>
                <w:color w:val="000000" w:themeColor="text1"/>
                <w:kern w:val="0"/>
                <w:sz w:val="24"/>
                <w:szCs w:val="24"/>
              </w:rPr>
              <w:t>年</w:t>
            </w:r>
          </w:p>
        </w:tc>
        <w:tc>
          <w:tcPr>
            <w:tcW w:w="7797" w:type="dxa"/>
          </w:tcPr>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南京大学“口腔医学”、“翻译”两个专业被评为全国专业学位研究生教育优秀案例一等奖</w:t>
            </w:r>
          </w:p>
        </w:tc>
      </w:tr>
      <w:tr w:rsidR="00B2375B">
        <w:trPr>
          <w:jc w:val="center"/>
        </w:trPr>
        <w:tc>
          <w:tcPr>
            <w:tcW w:w="1129" w:type="dxa"/>
            <w:vAlign w:val="center"/>
          </w:tcPr>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color w:val="000000" w:themeColor="text1"/>
                <w:kern w:val="0"/>
                <w:sz w:val="24"/>
                <w:szCs w:val="24"/>
              </w:rPr>
              <w:t>2017</w:t>
            </w:r>
            <w:r>
              <w:rPr>
                <w:rFonts w:asciiTheme="minorEastAsia" w:hAnsiTheme="minorEastAsia" w:cs="宋体" w:hint="eastAsia"/>
                <w:color w:val="000000" w:themeColor="text1"/>
                <w:kern w:val="0"/>
                <w:sz w:val="24"/>
                <w:szCs w:val="24"/>
              </w:rPr>
              <w:t>年</w:t>
            </w:r>
          </w:p>
        </w:tc>
        <w:tc>
          <w:tcPr>
            <w:tcW w:w="7797" w:type="dxa"/>
            <w:vAlign w:val="center"/>
          </w:tcPr>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南京大学医学院“</w:t>
            </w:r>
            <w:r>
              <w:rPr>
                <w:rFonts w:asciiTheme="minorEastAsia" w:hAnsiTheme="minorEastAsia" w:cs="宋体"/>
                <w:color w:val="000000" w:themeColor="text1"/>
                <w:kern w:val="0"/>
                <w:sz w:val="24"/>
                <w:szCs w:val="24"/>
              </w:rPr>
              <w:t xml:space="preserve">CBL </w:t>
            </w:r>
            <w:r>
              <w:rPr>
                <w:rFonts w:asciiTheme="minorEastAsia" w:hAnsiTheme="minorEastAsia" w:cs="宋体" w:hint="eastAsia"/>
                <w:color w:val="000000" w:themeColor="text1"/>
                <w:kern w:val="0"/>
                <w:sz w:val="24"/>
                <w:szCs w:val="24"/>
              </w:rPr>
              <w:t>为核心的口腔医学专业学位教学创新实践”荣获江苏省研究生教育改革成果奖一等奖</w:t>
            </w:r>
          </w:p>
        </w:tc>
      </w:tr>
      <w:tr w:rsidR="00B2375B">
        <w:trPr>
          <w:jc w:val="center"/>
        </w:trPr>
        <w:tc>
          <w:tcPr>
            <w:tcW w:w="1129" w:type="dxa"/>
            <w:vAlign w:val="center"/>
          </w:tcPr>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color w:val="000000" w:themeColor="text1"/>
                <w:kern w:val="0"/>
                <w:sz w:val="24"/>
                <w:szCs w:val="24"/>
              </w:rPr>
              <w:lastRenderedPageBreak/>
              <w:t>2018</w:t>
            </w:r>
            <w:r>
              <w:rPr>
                <w:rFonts w:asciiTheme="minorEastAsia" w:hAnsiTheme="minorEastAsia" w:cs="宋体" w:hint="eastAsia"/>
                <w:color w:val="000000" w:themeColor="text1"/>
                <w:kern w:val="0"/>
                <w:sz w:val="24"/>
                <w:szCs w:val="24"/>
              </w:rPr>
              <w:t>年</w:t>
            </w:r>
          </w:p>
        </w:tc>
        <w:tc>
          <w:tcPr>
            <w:tcW w:w="7797" w:type="dxa"/>
            <w:vAlign w:val="center"/>
          </w:tcPr>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南京大学现代工程与应用科学学院“综合性大学新型工程学科研究生培养模式的创新与实践”荣获江苏省研究生教育改革成果奖一等奖</w:t>
            </w:r>
          </w:p>
        </w:tc>
      </w:tr>
      <w:tr w:rsidR="00B2375B">
        <w:trPr>
          <w:jc w:val="center"/>
        </w:trPr>
        <w:tc>
          <w:tcPr>
            <w:tcW w:w="1129" w:type="dxa"/>
            <w:vAlign w:val="center"/>
          </w:tcPr>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color w:val="000000" w:themeColor="text1"/>
                <w:kern w:val="0"/>
                <w:sz w:val="24"/>
                <w:szCs w:val="24"/>
              </w:rPr>
              <w:t>2018</w:t>
            </w:r>
            <w:r>
              <w:rPr>
                <w:rFonts w:asciiTheme="minorEastAsia" w:hAnsiTheme="minorEastAsia" w:cs="宋体" w:hint="eastAsia"/>
                <w:color w:val="000000" w:themeColor="text1"/>
                <w:kern w:val="0"/>
                <w:sz w:val="24"/>
                <w:szCs w:val="24"/>
              </w:rPr>
              <w:t>年</w:t>
            </w:r>
          </w:p>
        </w:tc>
        <w:tc>
          <w:tcPr>
            <w:tcW w:w="7797" w:type="dxa"/>
            <w:vAlign w:val="center"/>
          </w:tcPr>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南京大学工程管理学业“基于能力结构的工程硕士研究生培养模式探索与实践”荣获江苏省研究生教育改革成果奖二等奖</w:t>
            </w:r>
          </w:p>
        </w:tc>
      </w:tr>
      <w:tr w:rsidR="00B2375B">
        <w:trPr>
          <w:jc w:val="center"/>
        </w:trPr>
        <w:tc>
          <w:tcPr>
            <w:tcW w:w="1129" w:type="dxa"/>
            <w:vAlign w:val="center"/>
          </w:tcPr>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color w:val="000000" w:themeColor="text1"/>
                <w:kern w:val="0"/>
                <w:sz w:val="24"/>
                <w:szCs w:val="24"/>
              </w:rPr>
              <w:t>2019</w:t>
            </w:r>
            <w:r>
              <w:rPr>
                <w:rFonts w:asciiTheme="minorEastAsia" w:hAnsiTheme="minorEastAsia" w:cs="宋体" w:hint="eastAsia"/>
                <w:color w:val="000000" w:themeColor="text1"/>
                <w:kern w:val="0"/>
                <w:sz w:val="24"/>
                <w:szCs w:val="24"/>
              </w:rPr>
              <w:t>年</w:t>
            </w:r>
          </w:p>
        </w:tc>
        <w:tc>
          <w:tcPr>
            <w:tcW w:w="7797" w:type="dxa"/>
            <w:vAlign w:val="center"/>
          </w:tcPr>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南京大学外国语学院“高水平国际化外语人才培养体系的创新与实践”荣获江苏省研究生教育改革成果奖一等奖</w:t>
            </w:r>
          </w:p>
        </w:tc>
      </w:tr>
      <w:tr w:rsidR="00B2375B">
        <w:trPr>
          <w:trHeight w:val="682"/>
          <w:jc w:val="center"/>
        </w:trPr>
        <w:tc>
          <w:tcPr>
            <w:tcW w:w="1129" w:type="dxa"/>
          </w:tcPr>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color w:val="000000" w:themeColor="text1"/>
                <w:kern w:val="0"/>
                <w:sz w:val="24"/>
                <w:szCs w:val="24"/>
              </w:rPr>
              <w:t>2016</w:t>
            </w:r>
            <w:r>
              <w:rPr>
                <w:rFonts w:asciiTheme="minorEastAsia" w:hAnsiTheme="minorEastAsia" w:cs="宋体" w:hint="eastAsia"/>
                <w:color w:val="000000" w:themeColor="text1"/>
                <w:kern w:val="0"/>
                <w:sz w:val="24"/>
                <w:szCs w:val="24"/>
              </w:rPr>
              <w:t>年</w:t>
            </w:r>
          </w:p>
        </w:tc>
        <w:tc>
          <w:tcPr>
            <w:tcW w:w="7797" w:type="dxa"/>
          </w:tcPr>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南京大学盐城环境规划设计院被评为第三届“全国示范性工程专业学位研究生联合培养基地”</w:t>
            </w:r>
          </w:p>
        </w:tc>
      </w:tr>
      <w:tr w:rsidR="00B2375B">
        <w:trPr>
          <w:trHeight w:val="660"/>
          <w:jc w:val="center"/>
        </w:trPr>
        <w:tc>
          <w:tcPr>
            <w:tcW w:w="1129" w:type="dxa"/>
            <w:vAlign w:val="center"/>
          </w:tcPr>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color w:val="000000" w:themeColor="text1"/>
                <w:kern w:val="0"/>
                <w:sz w:val="24"/>
                <w:szCs w:val="24"/>
              </w:rPr>
              <w:t>2016-2019</w:t>
            </w:r>
            <w:r>
              <w:rPr>
                <w:rFonts w:asciiTheme="minorEastAsia" w:hAnsiTheme="minorEastAsia" w:cs="宋体" w:hint="eastAsia"/>
                <w:color w:val="000000" w:themeColor="text1"/>
                <w:kern w:val="0"/>
                <w:sz w:val="24"/>
                <w:szCs w:val="24"/>
              </w:rPr>
              <w:t>年</w:t>
            </w:r>
          </w:p>
        </w:tc>
        <w:tc>
          <w:tcPr>
            <w:tcW w:w="7797" w:type="dxa"/>
            <w:vAlign w:val="center"/>
          </w:tcPr>
          <w:p w:rsidR="00B2375B" w:rsidRDefault="00E07970">
            <w:pPr>
              <w:widowControl/>
              <w:jc w:val="center"/>
              <w:rPr>
                <w:rFonts w:asciiTheme="minorEastAsia" w:hAnsiTheme="minorEastAsia" w:cs="宋体"/>
                <w:color w:val="000000" w:themeColor="text1"/>
                <w:kern w:val="0"/>
                <w:sz w:val="24"/>
                <w:szCs w:val="24"/>
              </w:rPr>
            </w:pPr>
            <w:r>
              <w:rPr>
                <w:rFonts w:asciiTheme="minorEastAsia" w:hAnsiTheme="minorEastAsia" w:cs="宋体" w:hint="eastAsia"/>
                <w:color w:val="000000" w:themeColor="text1"/>
                <w:kern w:val="0"/>
                <w:sz w:val="24"/>
                <w:szCs w:val="24"/>
              </w:rPr>
              <w:t>凤凰出版传媒集团有限公司等</w:t>
            </w:r>
            <w:r>
              <w:rPr>
                <w:rFonts w:asciiTheme="minorEastAsia" w:hAnsiTheme="minorEastAsia" w:cs="宋体"/>
                <w:color w:val="000000" w:themeColor="text1"/>
                <w:kern w:val="0"/>
                <w:sz w:val="24"/>
                <w:szCs w:val="24"/>
              </w:rPr>
              <w:t>6</w:t>
            </w:r>
            <w:r>
              <w:rPr>
                <w:rFonts w:asciiTheme="minorEastAsia" w:hAnsiTheme="minorEastAsia" w:cs="宋体" w:hint="eastAsia"/>
                <w:color w:val="000000" w:themeColor="text1"/>
                <w:kern w:val="0"/>
                <w:sz w:val="24"/>
                <w:szCs w:val="24"/>
              </w:rPr>
              <w:t>个实践基地获评国家示范基地和江苏省优秀研究生工作站</w:t>
            </w:r>
          </w:p>
        </w:tc>
      </w:tr>
    </w:tbl>
    <w:p w:rsidR="00B2375B" w:rsidRDefault="00E07970">
      <w:pPr>
        <w:spacing w:line="360" w:lineRule="auto"/>
        <w:ind w:firstLineChars="200" w:firstLine="600"/>
        <w:rPr>
          <w:ins w:id="0" w:author="Windows 用户" w:date="2020-12-03T15:18:00Z"/>
          <w:rFonts w:ascii="宋体" w:hAnsi="宋体" w:cs="宋体" w:hint="eastAsia"/>
          <w:color w:val="000000" w:themeColor="text1"/>
          <w:sz w:val="30"/>
          <w:szCs w:val="30"/>
        </w:rPr>
      </w:pPr>
      <w:r>
        <w:rPr>
          <w:rFonts w:ascii="黑体" w:eastAsia="黑体" w:hAnsi="黑体" w:cs="宋体" w:hint="eastAsia"/>
          <w:bCs/>
          <w:color w:val="000000" w:themeColor="text1"/>
          <w:sz w:val="30"/>
          <w:szCs w:val="30"/>
        </w:rPr>
        <w:t>学位论文质量的南大品牌成色十足。</w:t>
      </w:r>
      <w:r>
        <w:rPr>
          <w:rFonts w:ascii="宋体" w:hAnsi="宋体" w:cs="宋体" w:hint="eastAsia"/>
          <w:color w:val="000000" w:themeColor="text1"/>
          <w:sz w:val="30"/>
          <w:szCs w:val="30"/>
        </w:rPr>
        <w:t>深入实施</w:t>
      </w:r>
      <w:r>
        <w:rPr>
          <w:rFonts w:ascii="宋体" w:hAnsi="宋体" w:cs="宋体"/>
          <w:color w:val="000000" w:themeColor="text1"/>
          <w:sz w:val="30"/>
          <w:szCs w:val="30"/>
        </w:rPr>
        <w:t>博士学位论文校级层面抽检盲审制度，</w:t>
      </w:r>
      <w:r>
        <w:rPr>
          <w:rFonts w:ascii="宋体" w:hAnsi="宋体" w:cs="宋体" w:hint="eastAsia"/>
          <w:color w:val="000000" w:themeColor="text1"/>
          <w:sz w:val="30"/>
          <w:szCs w:val="30"/>
        </w:rPr>
        <w:t>不断完善学位论文</w:t>
      </w:r>
      <w:r>
        <w:rPr>
          <w:rFonts w:ascii="宋体" w:hAnsi="宋体" w:cs="宋体"/>
          <w:color w:val="000000" w:themeColor="text1"/>
          <w:sz w:val="30"/>
          <w:szCs w:val="30"/>
        </w:rPr>
        <w:t>质量</w:t>
      </w:r>
      <w:r>
        <w:rPr>
          <w:rFonts w:ascii="宋体" w:hAnsi="宋体" w:cs="宋体" w:hint="eastAsia"/>
          <w:color w:val="000000" w:themeColor="text1"/>
          <w:sz w:val="30"/>
          <w:szCs w:val="30"/>
        </w:rPr>
        <w:t>监控体系</w:t>
      </w:r>
      <w:r>
        <w:rPr>
          <w:rFonts w:ascii="宋体" w:hAnsi="宋体" w:cs="宋体"/>
          <w:color w:val="000000" w:themeColor="text1"/>
          <w:sz w:val="30"/>
          <w:szCs w:val="30"/>
        </w:rPr>
        <w:t>，</w:t>
      </w:r>
      <w:r>
        <w:rPr>
          <w:rFonts w:ascii="宋体" w:hAnsi="宋体" w:cs="宋体" w:hint="eastAsia"/>
          <w:color w:val="000000" w:themeColor="text1"/>
          <w:sz w:val="30"/>
          <w:szCs w:val="30"/>
        </w:rPr>
        <w:t>形成了博士生、导师、院系、学校自下而上</w:t>
      </w:r>
      <w:r w:rsidR="00A974EC">
        <w:rPr>
          <w:rFonts w:ascii="宋体" w:hAnsi="宋体" w:cs="宋体" w:hint="eastAsia"/>
          <w:color w:val="000000" w:themeColor="text1"/>
          <w:sz w:val="30"/>
          <w:szCs w:val="30"/>
        </w:rPr>
        <w:t>多元主体</w:t>
      </w:r>
      <w:r>
        <w:rPr>
          <w:rFonts w:ascii="宋体" w:hAnsi="宋体" w:cs="宋体" w:hint="eastAsia"/>
          <w:color w:val="000000" w:themeColor="text1"/>
          <w:sz w:val="30"/>
          <w:szCs w:val="30"/>
        </w:rPr>
        <w:t>的论文质量主动保证机制。博士学位论文答辩前抽检送审优良率稳定在</w:t>
      </w:r>
      <w:r>
        <w:rPr>
          <w:rFonts w:ascii="宋体" w:hAnsi="宋体" w:cs="宋体"/>
          <w:color w:val="000000" w:themeColor="text1"/>
          <w:sz w:val="30"/>
          <w:szCs w:val="30"/>
        </w:rPr>
        <w:t>85%</w:t>
      </w:r>
      <w:r>
        <w:rPr>
          <w:rFonts w:ascii="宋体" w:hAnsi="宋体" w:cs="宋体" w:hint="eastAsia"/>
          <w:color w:val="000000" w:themeColor="text1"/>
          <w:sz w:val="30"/>
          <w:szCs w:val="30"/>
        </w:rPr>
        <w:t>左右，省</w:t>
      </w:r>
      <w:r>
        <w:rPr>
          <w:rFonts w:ascii="宋体" w:hAnsi="宋体" w:cs="宋体"/>
          <w:color w:val="000000" w:themeColor="text1"/>
          <w:sz w:val="30"/>
          <w:szCs w:val="30"/>
        </w:rPr>
        <w:t>级优秀</w:t>
      </w:r>
      <w:r>
        <w:rPr>
          <w:rFonts w:ascii="宋体" w:hAnsi="宋体" w:cs="宋体" w:hint="eastAsia"/>
          <w:color w:val="000000" w:themeColor="text1"/>
          <w:sz w:val="30"/>
          <w:szCs w:val="30"/>
        </w:rPr>
        <w:t>博士学位论文评选成绩突出。实施优秀博士研究生创新能力提升计划成果丰硕、成效显著，包括资助项目中有2项博士生一作或者共同作者的文章在NATURE发表，涌现出一批科研能力较强的高层次人才。</w:t>
      </w:r>
    </w:p>
    <w:p w:rsidR="00133C98" w:rsidRDefault="00133C98">
      <w:pPr>
        <w:spacing w:line="360" w:lineRule="auto"/>
        <w:ind w:firstLineChars="200" w:firstLine="600"/>
        <w:rPr>
          <w:ins w:id="1" w:author="Windows 用户" w:date="2020-12-03T15:18:00Z"/>
          <w:rFonts w:ascii="宋体" w:hAnsi="宋体" w:cs="宋体" w:hint="eastAsia"/>
          <w:color w:val="000000" w:themeColor="text1"/>
          <w:sz w:val="30"/>
          <w:szCs w:val="30"/>
        </w:rPr>
      </w:pPr>
    </w:p>
    <w:p w:rsidR="00133C98" w:rsidRDefault="00133C98">
      <w:pPr>
        <w:spacing w:line="360" w:lineRule="auto"/>
        <w:ind w:firstLineChars="200" w:firstLine="600"/>
        <w:rPr>
          <w:ins w:id="2" w:author="Windows 用户" w:date="2020-12-03T15:18:00Z"/>
          <w:rFonts w:ascii="宋体" w:hAnsi="宋体" w:cs="宋体" w:hint="eastAsia"/>
          <w:color w:val="000000" w:themeColor="text1"/>
          <w:sz w:val="30"/>
          <w:szCs w:val="30"/>
        </w:rPr>
      </w:pPr>
    </w:p>
    <w:p w:rsidR="00133C98" w:rsidRDefault="00133C98">
      <w:pPr>
        <w:spacing w:line="360" w:lineRule="auto"/>
        <w:ind w:firstLineChars="200" w:firstLine="600"/>
        <w:rPr>
          <w:ins w:id="3" w:author="Windows 用户" w:date="2020-12-03T15:18:00Z"/>
          <w:rFonts w:ascii="宋体" w:hAnsi="宋体" w:cs="宋体" w:hint="eastAsia"/>
          <w:color w:val="000000" w:themeColor="text1"/>
          <w:sz w:val="30"/>
          <w:szCs w:val="30"/>
        </w:rPr>
      </w:pPr>
    </w:p>
    <w:p w:rsidR="00133C98" w:rsidRDefault="00133C98">
      <w:pPr>
        <w:spacing w:line="360" w:lineRule="auto"/>
        <w:ind w:firstLineChars="200" w:firstLine="600"/>
        <w:rPr>
          <w:ins w:id="4" w:author="Windows 用户" w:date="2020-12-03T15:18:00Z"/>
          <w:rFonts w:ascii="宋体" w:hAnsi="宋体" w:cs="宋体" w:hint="eastAsia"/>
          <w:color w:val="000000" w:themeColor="text1"/>
          <w:sz w:val="30"/>
          <w:szCs w:val="30"/>
        </w:rPr>
      </w:pPr>
    </w:p>
    <w:p w:rsidR="00133C98" w:rsidRDefault="00133C98">
      <w:pPr>
        <w:spacing w:line="360" w:lineRule="auto"/>
        <w:ind w:firstLineChars="200" w:firstLine="600"/>
        <w:rPr>
          <w:rFonts w:ascii="宋体" w:cs="宋体"/>
          <w:color w:val="000000" w:themeColor="text1"/>
          <w:sz w:val="30"/>
          <w:szCs w:val="30"/>
        </w:rPr>
      </w:pPr>
    </w:p>
    <w:p w:rsidR="00B2375B" w:rsidRDefault="00E07970">
      <w:pPr>
        <w:spacing w:line="360" w:lineRule="auto"/>
        <w:ind w:firstLineChars="200" w:firstLine="480"/>
        <w:jc w:val="left"/>
        <w:rPr>
          <w:rFonts w:ascii="宋体" w:hAnsi="宋体" w:cs="宋体"/>
          <w:color w:val="000000" w:themeColor="text1"/>
          <w:sz w:val="24"/>
          <w:szCs w:val="24"/>
        </w:rPr>
      </w:pPr>
      <w:r>
        <w:rPr>
          <w:rFonts w:ascii="宋体" w:hAnsi="宋体" w:cs="宋体" w:hint="eastAsia"/>
          <w:color w:val="000000" w:themeColor="text1"/>
          <w:sz w:val="24"/>
          <w:szCs w:val="24"/>
        </w:rPr>
        <w:t>表</w:t>
      </w:r>
      <w:r>
        <w:rPr>
          <w:rFonts w:ascii="宋体" w:hAnsi="宋体" w:cs="宋体"/>
          <w:color w:val="000000" w:themeColor="text1"/>
          <w:sz w:val="24"/>
          <w:szCs w:val="24"/>
        </w:rPr>
        <w:t>3：2015-2019年博士学位论文校级层面抽检盲审情况:</w:t>
      </w:r>
    </w:p>
    <w:tbl>
      <w:tblPr>
        <w:tblpPr w:leftFromText="180" w:rightFromText="180" w:vertAnchor="page" w:horzAnchor="margin" w:tblpY="9976"/>
        <w:tblOverlap w:val="never"/>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58"/>
        <w:gridCol w:w="2675"/>
        <w:gridCol w:w="1737"/>
        <w:gridCol w:w="1980"/>
      </w:tblGrid>
      <w:tr w:rsidR="00B2375B">
        <w:trPr>
          <w:trHeight w:val="660"/>
        </w:trPr>
        <w:tc>
          <w:tcPr>
            <w:tcW w:w="1258"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ind w:firstLineChars="200" w:firstLine="480"/>
              <w:rPr>
                <w:rFonts w:ascii="宋体" w:hAnsi="宋体"/>
                <w:color w:val="000000" w:themeColor="text1"/>
                <w:sz w:val="24"/>
                <w:szCs w:val="24"/>
              </w:rPr>
            </w:pPr>
            <w:r>
              <w:rPr>
                <w:rFonts w:ascii="宋体" w:eastAsia="等线" w:hAnsi="宋体" w:hint="eastAsia"/>
                <w:color w:val="000000" w:themeColor="text1"/>
                <w:sz w:val="24"/>
                <w:szCs w:val="24"/>
              </w:rPr>
              <w:t>年份</w:t>
            </w:r>
          </w:p>
        </w:tc>
        <w:tc>
          <w:tcPr>
            <w:tcW w:w="2675" w:type="dxa"/>
            <w:tcBorders>
              <w:top w:val="single" w:sz="4" w:space="0" w:color="auto"/>
              <w:left w:val="single" w:sz="4" w:space="0" w:color="auto"/>
              <w:bottom w:val="single" w:sz="4" w:space="0" w:color="auto"/>
              <w:right w:val="single" w:sz="4" w:space="0" w:color="auto"/>
              <w:tl2br w:val="nil"/>
              <w:tr2bl w:val="nil"/>
            </w:tcBorders>
            <w:vAlign w:val="center"/>
          </w:tcPr>
          <w:p w:rsidR="00B2375B" w:rsidRDefault="00E07970">
            <w:pPr>
              <w:spacing w:line="500" w:lineRule="exact"/>
              <w:rPr>
                <w:rFonts w:ascii="宋体" w:hAnsi="宋体"/>
                <w:color w:val="000000" w:themeColor="text1"/>
                <w:sz w:val="24"/>
                <w:szCs w:val="24"/>
              </w:rPr>
            </w:pPr>
            <w:r>
              <w:rPr>
                <w:rFonts w:ascii="宋体" w:eastAsia="等线" w:hAnsi="宋体" w:hint="eastAsia"/>
                <w:color w:val="000000" w:themeColor="text1"/>
                <w:sz w:val="24"/>
                <w:szCs w:val="24"/>
              </w:rPr>
              <w:t>抽检人数（含院系委托）</w:t>
            </w:r>
          </w:p>
        </w:tc>
        <w:tc>
          <w:tcPr>
            <w:tcW w:w="1737"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rPr>
                <w:rFonts w:ascii="宋体" w:hAnsi="宋体"/>
                <w:color w:val="000000" w:themeColor="text1"/>
                <w:sz w:val="24"/>
                <w:szCs w:val="24"/>
              </w:rPr>
            </w:pPr>
            <w:r>
              <w:rPr>
                <w:rFonts w:ascii="宋体" w:eastAsia="等线" w:hAnsi="宋体" w:hint="eastAsia"/>
                <w:color w:val="000000" w:themeColor="text1"/>
                <w:sz w:val="24"/>
                <w:szCs w:val="24"/>
              </w:rPr>
              <w:t>授学位数</w:t>
            </w:r>
          </w:p>
        </w:tc>
        <w:tc>
          <w:tcPr>
            <w:tcW w:w="1980"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rPr>
                <w:rFonts w:ascii="宋体" w:hAnsi="宋体"/>
                <w:color w:val="000000" w:themeColor="text1"/>
                <w:sz w:val="24"/>
                <w:szCs w:val="24"/>
              </w:rPr>
            </w:pPr>
            <w:r>
              <w:rPr>
                <w:rFonts w:ascii="宋体" w:eastAsia="等线" w:hAnsi="宋体" w:hint="eastAsia"/>
                <w:color w:val="000000" w:themeColor="text1"/>
                <w:sz w:val="24"/>
                <w:szCs w:val="24"/>
              </w:rPr>
              <w:t>盲审比例</w:t>
            </w:r>
          </w:p>
        </w:tc>
      </w:tr>
      <w:tr w:rsidR="00B2375B">
        <w:trPr>
          <w:trHeight w:val="330"/>
        </w:trPr>
        <w:tc>
          <w:tcPr>
            <w:tcW w:w="1258"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ind w:firstLineChars="200" w:firstLine="480"/>
              <w:rPr>
                <w:rFonts w:ascii="宋体" w:hAnsi="宋体"/>
                <w:color w:val="000000" w:themeColor="text1"/>
                <w:sz w:val="24"/>
                <w:szCs w:val="24"/>
              </w:rPr>
            </w:pPr>
            <w:r>
              <w:rPr>
                <w:rFonts w:ascii="宋体" w:hAnsi="宋体"/>
                <w:color w:val="000000" w:themeColor="text1"/>
                <w:sz w:val="24"/>
                <w:szCs w:val="24"/>
              </w:rPr>
              <w:t>2015</w:t>
            </w:r>
          </w:p>
        </w:tc>
        <w:tc>
          <w:tcPr>
            <w:tcW w:w="2675"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ind w:firstLineChars="200" w:firstLine="480"/>
              <w:rPr>
                <w:rFonts w:ascii="宋体" w:hAnsi="宋体"/>
                <w:color w:val="000000" w:themeColor="text1"/>
                <w:sz w:val="24"/>
                <w:szCs w:val="24"/>
              </w:rPr>
            </w:pPr>
            <w:r>
              <w:rPr>
                <w:rFonts w:ascii="宋体" w:hAnsi="宋体"/>
                <w:color w:val="000000" w:themeColor="text1"/>
                <w:sz w:val="24"/>
                <w:szCs w:val="24"/>
              </w:rPr>
              <w:t>304</w:t>
            </w:r>
          </w:p>
        </w:tc>
        <w:tc>
          <w:tcPr>
            <w:tcW w:w="1737"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ind w:firstLineChars="200" w:firstLine="480"/>
              <w:rPr>
                <w:rFonts w:ascii="宋体" w:hAnsi="宋体"/>
                <w:color w:val="000000" w:themeColor="text1"/>
                <w:sz w:val="24"/>
                <w:szCs w:val="24"/>
              </w:rPr>
            </w:pPr>
            <w:r>
              <w:rPr>
                <w:rFonts w:ascii="宋体" w:hAnsi="宋体"/>
                <w:color w:val="000000" w:themeColor="text1"/>
                <w:sz w:val="24"/>
                <w:szCs w:val="24"/>
              </w:rPr>
              <w:t>832</w:t>
            </w:r>
          </w:p>
        </w:tc>
        <w:tc>
          <w:tcPr>
            <w:tcW w:w="1980"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ind w:firstLineChars="200" w:firstLine="480"/>
              <w:rPr>
                <w:rFonts w:ascii="宋体" w:hAnsi="宋体"/>
                <w:color w:val="000000" w:themeColor="text1"/>
                <w:sz w:val="24"/>
                <w:szCs w:val="24"/>
              </w:rPr>
            </w:pPr>
            <w:r>
              <w:rPr>
                <w:rFonts w:ascii="宋体" w:hAnsi="宋体"/>
                <w:color w:val="000000" w:themeColor="text1"/>
                <w:sz w:val="24"/>
                <w:szCs w:val="24"/>
              </w:rPr>
              <w:t>36.50%</w:t>
            </w:r>
          </w:p>
        </w:tc>
      </w:tr>
      <w:tr w:rsidR="00B2375B">
        <w:trPr>
          <w:trHeight w:val="330"/>
        </w:trPr>
        <w:tc>
          <w:tcPr>
            <w:tcW w:w="1258"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ind w:firstLineChars="200" w:firstLine="480"/>
              <w:rPr>
                <w:rFonts w:ascii="宋体" w:hAnsi="宋体"/>
                <w:color w:val="000000" w:themeColor="text1"/>
                <w:sz w:val="24"/>
                <w:szCs w:val="24"/>
              </w:rPr>
            </w:pPr>
            <w:r>
              <w:rPr>
                <w:rFonts w:ascii="宋体" w:hAnsi="宋体"/>
                <w:color w:val="000000" w:themeColor="text1"/>
                <w:sz w:val="24"/>
                <w:szCs w:val="24"/>
              </w:rPr>
              <w:t>2016</w:t>
            </w:r>
          </w:p>
        </w:tc>
        <w:tc>
          <w:tcPr>
            <w:tcW w:w="2675"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ind w:firstLineChars="200" w:firstLine="480"/>
              <w:rPr>
                <w:rFonts w:ascii="宋体" w:hAnsi="宋体"/>
                <w:color w:val="000000" w:themeColor="text1"/>
                <w:sz w:val="24"/>
                <w:szCs w:val="24"/>
              </w:rPr>
            </w:pPr>
            <w:r>
              <w:rPr>
                <w:rFonts w:ascii="宋体" w:hAnsi="宋体"/>
                <w:color w:val="000000" w:themeColor="text1"/>
                <w:sz w:val="24"/>
                <w:szCs w:val="24"/>
              </w:rPr>
              <w:t>350</w:t>
            </w:r>
          </w:p>
        </w:tc>
        <w:tc>
          <w:tcPr>
            <w:tcW w:w="1737"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ind w:firstLineChars="200" w:firstLine="480"/>
              <w:rPr>
                <w:rFonts w:ascii="宋体" w:hAnsi="宋体"/>
                <w:color w:val="000000" w:themeColor="text1"/>
                <w:sz w:val="24"/>
                <w:szCs w:val="24"/>
              </w:rPr>
            </w:pPr>
            <w:r>
              <w:rPr>
                <w:rFonts w:ascii="宋体" w:hAnsi="宋体"/>
                <w:color w:val="000000" w:themeColor="text1"/>
                <w:sz w:val="24"/>
                <w:szCs w:val="24"/>
              </w:rPr>
              <w:t>880</w:t>
            </w:r>
          </w:p>
        </w:tc>
        <w:tc>
          <w:tcPr>
            <w:tcW w:w="1980"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ind w:firstLineChars="200" w:firstLine="480"/>
              <w:rPr>
                <w:rFonts w:ascii="宋体" w:hAnsi="宋体"/>
                <w:color w:val="000000" w:themeColor="text1"/>
                <w:sz w:val="24"/>
                <w:szCs w:val="24"/>
              </w:rPr>
            </w:pPr>
            <w:r>
              <w:rPr>
                <w:rFonts w:ascii="宋体" w:hAnsi="宋体"/>
                <w:color w:val="000000" w:themeColor="text1"/>
                <w:sz w:val="24"/>
                <w:szCs w:val="24"/>
              </w:rPr>
              <w:t>39.80%</w:t>
            </w:r>
          </w:p>
        </w:tc>
      </w:tr>
      <w:tr w:rsidR="00B2375B">
        <w:trPr>
          <w:trHeight w:val="330"/>
        </w:trPr>
        <w:tc>
          <w:tcPr>
            <w:tcW w:w="1258"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ind w:firstLineChars="200" w:firstLine="480"/>
              <w:rPr>
                <w:rFonts w:ascii="宋体" w:hAnsi="宋体"/>
                <w:color w:val="000000" w:themeColor="text1"/>
                <w:sz w:val="24"/>
                <w:szCs w:val="24"/>
              </w:rPr>
            </w:pPr>
            <w:r>
              <w:rPr>
                <w:rFonts w:ascii="宋体" w:hAnsi="宋体"/>
                <w:color w:val="000000" w:themeColor="text1"/>
                <w:sz w:val="24"/>
                <w:szCs w:val="24"/>
              </w:rPr>
              <w:lastRenderedPageBreak/>
              <w:t>2017</w:t>
            </w:r>
          </w:p>
        </w:tc>
        <w:tc>
          <w:tcPr>
            <w:tcW w:w="2675"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ind w:firstLineChars="200" w:firstLine="480"/>
              <w:rPr>
                <w:rFonts w:ascii="宋体" w:hAnsi="宋体"/>
                <w:color w:val="000000" w:themeColor="text1"/>
                <w:sz w:val="24"/>
                <w:szCs w:val="24"/>
              </w:rPr>
            </w:pPr>
            <w:r>
              <w:rPr>
                <w:rFonts w:ascii="宋体" w:hAnsi="宋体"/>
                <w:color w:val="000000" w:themeColor="text1"/>
                <w:sz w:val="24"/>
                <w:szCs w:val="24"/>
              </w:rPr>
              <w:t>454</w:t>
            </w:r>
          </w:p>
        </w:tc>
        <w:tc>
          <w:tcPr>
            <w:tcW w:w="1737"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ind w:firstLineChars="200" w:firstLine="480"/>
              <w:rPr>
                <w:rFonts w:ascii="宋体" w:hAnsi="宋体"/>
                <w:color w:val="000000" w:themeColor="text1"/>
                <w:sz w:val="24"/>
                <w:szCs w:val="24"/>
              </w:rPr>
            </w:pPr>
            <w:r>
              <w:rPr>
                <w:rFonts w:ascii="宋体" w:hAnsi="宋体"/>
                <w:color w:val="000000" w:themeColor="text1"/>
                <w:sz w:val="24"/>
                <w:szCs w:val="24"/>
              </w:rPr>
              <w:t>951</w:t>
            </w:r>
          </w:p>
        </w:tc>
        <w:tc>
          <w:tcPr>
            <w:tcW w:w="1980"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ind w:firstLineChars="200" w:firstLine="480"/>
              <w:rPr>
                <w:rFonts w:ascii="宋体" w:hAnsi="宋体"/>
                <w:color w:val="000000" w:themeColor="text1"/>
                <w:sz w:val="24"/>
                <w:szCs w:val="24"/>
              </w:rPr>
            </w:pPr>
            <w:r>
              <w:rPr>
                <w:rFonts w:ascii="宋体" w:hAnsi="宋体"/>
                <w:color w:val="000000" w:themeColor="text1"/>
                <w:sz w:val="24"/>
                <w:szCs w:val="24"/>
              </w:rPr>
              <w:t>47.70%</w:t>
            </w:r>
          </w:p>
        </w:tc>
      </w:tr>
      <w:tr w:rsidR="00B2375B">
        <w:trPr>
          <w:trHeight w:val="330"/>
        </w:trPr>
        <w:tc>
          <w:tcPr>
            <w:tcW w:w="1258"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ind w:firstLineChars="200" w:firstLine="480"/>
              <w:rPr>
                <w:rFonts w:ascii="宋体" w:hAnsi="宋体"/>
                <w:color w:val="000000" w:themeColor="text1"/>
                <w:sz w:val="24"/>
                <w:szCs w:val="24"/>
              </w:rPr>
            </w:pPr>
            <w:r>
              <w:rPr>
                <w:rFonts w:ascii="宋体" w:hAnsi="宋体"/>
                <w:color w:val="000000" w:themeColor="text1"/>
                <w:sz w:val="24"/>
                <w:szCs w:val="24"/>
              </w:rPr>
              <w:t>2018</w:t>
            </w:r>
          </w:p>
        </w:tc>
        <w:tc>
          <w:tcPr>
            <w:tcW w:w="2675"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ind w:firstLineChars="200" w:firstLine="480"/>
              <w:rPr>
                <w:rFonts w:ascii="宋体" w:hAnsi="宋体"/>
                <w:color w:val="000000" w:themeColor="text1"/>
                <w:sz w:val="24"/>
                <w:szCs w:val="24"/>
              </w:rPr>
            </w:pPr>
            <w:r>
              <w:rPr>
                <w:rFonts w:ascii="宋体" w:hAnsi="宋体"/>
                <w:color w:val="000000" w:themeColor="text1"/>
                <w:sz w:val="24"/>
                <w:szCs w:val="24"/>
              </w:rPr>
              <w:t>527</w:t>
            </w:r>
          </w:p>
        </w:tc>
        <w:tc>
          <w:tcPr>
            <w:tcW w:w="1737"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ind w:firstLineChars="200" w:firstLine="480"/>
              <w:rPr>
                <w:rFonts w:ascii="宋体" w:hAnsi="宋体"/>
                <w:color w:val="000000" w:themeColor="text1"/>
                <w:sz w:val="24"/>
                <w:szCs w:val="24"/>
              </w:rPr>
            </w:pPr>
            <w:r>
              <w:rPr>
                <w:rFonts w:ascii="宋体" w:hAnsi="宋体"/>
                <w:color w:val="000000" w:themeColor="text1"/>
                <w:sz w:val="24"/>
                <w:szCs w:val="24"/>
              </w:rPr>
              <w:t>925</w:t>
            </w:r>
          </w:p>
        </w:tc>
        <w:tc>
          <w:tcPr>
            <w:tcW w:w="1980"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ind w:firstLineChars="200" w:firstLine="480"/>
              <w:rPr>
                <w:rFonts w:ascii="宋体" w:hAnsi="宋体"/>
                <w:color w:val="000000" w:themeColor="text1"/>
                <w:sz w:val="24"/>
                <w:szCs w:val="24"/>
              </w:rPr>
            </w:pPr>
            <w:r>
              <w:rPr>
                <w:rFonts w:ascii="宋体" w:hAnsi="宋体"/>
                <w:color w:val="000000" w:themeColor="text1"/>
                <w:sz w:val="24"/>
                <w:szCs w:val="24"/>
              </w:rPr>
              <w:t>56.97%</w:t>
            </w:r>
          </w:p>
        </w:tc>
      </w:tr>
      <w:tr w:rsidR="00B2375B">
        <w:trPr>
          <w:trHeight w:val="330"/>
        </w:trPr>
        <w:tc>
          <w:tcPr>
            <w:tcW w:w="1258"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ind w:firstLineChars="200" w:firstLine="480"/>
              <w:rPr>
                <w:rFonts w:ascii="宋体" w:hAnsi="宋体"/>
                <w:color w:val="000000" w:themeColor="text1"/>
                <w:sz w:val="24"/>
                <w:szCs w:val="24"/>
              </w:rPr>
            </w:pPr>
            <w:r>
              <w:rPr>
                <w:rFonts w:ascii="宋体" w:hAnsi="宋体"/>
                <w:color w:val="000000" w:themeColor="text1"/>
                <w:sz w:val="24"/>
                <w:szCs w:val="24"/>
              </w:rPr>
              <w:t>2019</w:t>
            </w:r>
          </w:p>
        </w:tc>
        <w:tc>
          <w:tcPr>
            <w:tcW w:w="2675"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ind w:firstLineChars="200" w:firstLine="480"/>
              <w:rPr>
                <w:rFonts w:ascii="宋体" w:hAnsi="宋体"/>
                <w:color w:val="000000" w:themeColor="text1"/>
                <w:sz w:val="24"/>
                <w:szCs w:val="24"/>
              </w:rPr>
            </w:pPr>
            <w:r>
              <w:rPr>
                <w:rFonts w:ascii="宋体" w:hAnsi="宋体"/>
                <w:color w:val="000000" w:themeColor="text1"/>
                <w:sz w:val="24"/>
                <w:szCs w:val="24"/>
              </w:rPr>
              <w:t>609</w:t>
            </w:r>
          </w:p>
        </w:tc>
        <w:tc>
          <w:tcPr>
            <w:tcW w:w="1737"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ind w:firstLineChars="200" w:firstLine="480"/>
              <w:rPr>
                <w:rFonts w:ascii="宋体" w:hAnsi="宋体"/>
                <w:color w:val="000000" w:themeColor="text1"/>
                <w:sz w:val="24"/>
                <w:szCs w:val="24"/>
              </w:rPr>
            </w:pPr>
            <w:r>
              <w:rPr>
                <w:rFonts w:ascii="宋体" w:hAnsi="宋体"/>
                <w:color w:val="000000" w:themeColor="text1"/>
                <w:sz w:val="24"/>
                <w:szCs w:val="24"/>
              </w:rPr>
              <w:t>1085</w:t>
            </w:r>
          </w:p>
        </w:tc>
        <w:tc>
          <w:tcPr>
            <w:tcW w:w="1980" w:type="dxa"/>
            <w:tcBorders>
              <w:top w:val="single" w:sz="4" w:space="0" w:color="auto"/>
              <w:left w:val="single" w:sz="4" w:space="0" w:color="auto"/>
              <w:bottom w:val="single" w:sz="4" w:space="0" w:color="auto"/>
              <w:right w:val="single" w:sz="4" w:space="0" w:color="auto"/>
              <w:tl2br w:val="nil"/>
              <w:tr2bl w:val="nil"/>
            </w:tcBorders>
            <w:noWrap/>
            <w:vAlign w:val="center"/>
          </w:tcPr>
          <w:p w:rsidR="00B2375B" w:rsidRDefault="00E07970">
            <w:pPr>
              <w:spacing w:line="500" w:lineRule="exact"/>
              <w:ind w:firstLineChars="200" w:firstLine="480"/>
              <w:rPr>
                <w:rFonts w:ascii="宋体" w:hAnsi="宋体"/>
                <w:color w:val="000000" w:themeColor="text1"/>
                <w:sz w:val="24"/>
                <w:szCs w:val="24"/>
              </w:rPr>
            </w:pPr>
            <w:r>
              <w:rPr>
                <w:rFonts w:ascii="宋体" w:hAnsi="宋体"/>
                <w:color w:val="000000" w:themeColor="text1"/>
                <w:sz w:val="24"/>
                <w:szCs w:val="24"/>
              </w:rPr>
              <w:t>56.10%</w:t>
            </w:r>
          </w:p>
        </w:tc>
      </w:tr>
    </w:tbl>
    <w:p w:rsidR="00B2375B" w:rsidRDefault="00E07970">
      <w:pPr>
        <w:tabs>
          <w:tab w:val="left" w:pos="4425"/>
        </w:tabs>
        <w:rPr>
          <w:rFonts w:ascii="宋体" w:hAnsi="宋体" w:cs="宋体"/>
          <w:sz w:val="24"/>
          <w:szCs w:val="24"/>
        </w:rPr>
      </w:pPr>
      <w:r>
        <w:rPr>
          <w:rFonts w:ascii="宋体" w:hAnsi="宋体" w:cs="宋体"/>
          <w:sz w:val="24"/>
          <w:szCs w:val="24"/>
        </w:rPr>
        <w:tab/>
      </w:r>
    </w:p>
    <w:p w:rsidR="00B2375B" w:rsidRDefault="00B2375B">
      <w:pPr>
        <w:spacing w:line="360" w:lineRule="auto"/>
        <w:jc w:val="left"/>
        <w:rPr>
          <w:rFonts w:ascii="宋体" w:hAnsi="宋体" w:cs="宋体"/>
          <w:b/>
          <w:bCs/>
          <w:color w:val="000000" w:themeColor="text1"/>
          <w:sz w:val="30"/>
          <w:szCs w:val="30"/>
        </w:rPr>
      </w:pPr>
      <w:bookmarkStart w:id="5" w:name="_GoBack"/>
      <w:bookmarkEnd w:id="5"/>
    </w:p>
    <w:p w:rsidR="00B2375B" w:rsidRDefault="00E07970">
      <w:pPr>
        <w:spacing w:line="360" w:lineRule="auto"/>
        <w:jc w:val="left"/>
        <w:rPr>
          <w:rFonts w:ascii="宋体" w:hAnsi="宋体" w:cs="宋体"/>
          <w:bCs/>
          <w:color w:val="000000" w:themeColor="text1"/>
          <w:sz w:val="30"/>
          <w:szCs w:val="30"/>
        </w:rPr>
      </w:pPr>
      <w:r>
        <w:rPr>
          <w:rFonts w:ascii="黑体" w:eastAsia="黑体" w:hAnsi="黑体" w:cs="宋体" w:hint="eastAsia"/>
          <w:bCs/>
          <w:color w:val="000000" w:themeColor="text1"/>
          <w:sz w:val="30"/>
          <w:szCs w:val="30"/>
        </w:rPr>
        <w:t>与招生培养紧密衔接的</w:t>
      </w:r>
      <w:r>
        <w:rPr>
          <w:rFonts w:ascii="黑体" w:eastAsia="黑体" w:hAnsi="黑体" w:cs="宋体"/>
          <w:bCs/>
          <w:color w:val="000000" w:themeColor="text1"/>
          <w:sz w:val="30"/>
          <w:szCs w:val="30"/>
        </w:rPr>
        <w:t>博导岗位动态管理</w:t>
      </w:r>
      <w:r>
        <w:rPr>
          <w:rFonts w:ascii="黑体" w:eastAsia="黑体" w:hAnsi="黑体" w:cs="宋体" w:hint="eastAsia"/>
          <w:bCs/>
          <w:color w:val="000000" w:themeColor="text1"/>
          <w:sz w:val="30"/>
          <w:szCs w:val="30"/>
        </w:rPr>
        <w:t>新体制顺利换轨。</w:t>
      </w:r>
      <w:r>
        <w:rPr>
          <w:rFonts w:ascii="宋体" w:hAnsi="宋体" w:cs="宋体" w:hint="eastAsia"/>
          <w:bCs/>
          <w:color w:val="000000" w:themeColor="text1"/>
          <w:sz w:val="30"/>
          <w:szCs w:val="30"/>
        </w:rPr>
        <w:t>实行基本资格、岗位资格、招生落实相分离的博导岗位管理新体制，博导基本资格由学校每年组织评审认定，岗位资格由院系根据各学科特点，实行年审或定期的审核制度。</w:t>
      </w:r>
    </w:p>
    <w:p w:rsidR="00B2375B" w:rsidRDefault="00B2375B">
      <w:pPr>
        <w:spacing w:line="360" w:lineRule="auto"/>
        <w:jc w:val="left"/>
        <w:rPr>
          <w:rFonts w:ascii="宋体" w:hAnsi="宋体" w:cs="宋体"/>
          <w:bCs/>
          <w:color w:val="000000" w:themeColor="text1"/>
          <w:sz w:val="30"/>
          <w:szCs w:val="30"/>
        </w:rPr>
      </w:pPr>
    </w:p>
    <w:p w:rsidR="00B2375B" w:rsidRDefault="00E07970">
      <w:pPr>
        <w:spacing w:line="360" w:lineRule="auto"/>
        <w:jc w:val="left"/>
        <w:rPr>
          <w:rFonts w:ascii="等线" w:eastAsia="等线" w:hAnsi="等线" w:cs="仿宋"/>
          <w:b/>
          <w:bCs/>
          <w:sz w:val="30"/>
          <w:szCs w:val="30"/>
        </w:rPr>
      </w:pPr>
      <w:r>
        <w:rPr>
          <w:rFonts w:ascii="等线" w:eastAsia="等线" w:hAnsi="等线" w:cs="仿宋" w:hint="eastAsia"/>
          <w:b/>
          <w:bCs/>
          <w:sz w:val="30"/>
          <w:szCs w:val="30"/>
        </w:rPr>
        <w:t>（二）国内外竞争态势分析</w:t>
      </w:r>
    </w:p>
    <w:p w:rsidR="00B2375B" w:rsidRDefault="00E07970">
      <w:pPr>
        <w:pStyle w:val="a8"/>
        <w:spacing w:line="360" w:lineRule="auto"/>
        <w:ind w:firstLine="600"/>
        <w:jc w:val="left"/>
        <w:rPr>
          <w:rFonts w:ascii="等线" w:eastAsia="等线" w:hAnsi="等线" w:cs="仿宋"/>
          <w:sz w:val="30"/>
          <w:szCs w:val="30"/>
        </w:rPr>
      </w:pPr>
      <w:r>
        <w:rPr>
          <w:rFonts w:ascii="等线" w:eastAsia="等线" w:hAnsi="等线" w:cs="仿宋" w:hint="eastAsia"/>
          <w:sz w:val="30"/>
          <w:szCs w:val="30"/>
        </w:rPr>
        <w:t>十三五期间，我国研究生教育加速发展，2</w:t>
      </w:r>
      <w:r>
        <w:rPr>
          <w:rFonts w:ascii="等线" w:eastAsia="等线" w:hAnsi="等线" w:cs="仿宋"/>
          <w:sz w:val="30"/>
          <w:szCs w:val="30"/>
        </w:rPr>
        <w:t>020</w:t>
      </w:r>
      <w:r>
        <w:rPr>
          <w:rFonts w:ascii="等线" w:eastAsia="等线" w:hAnsi="等线" w:cs="仿宋" w:hint="eastAsia"/>
          <w:sz w:val="30"/>
          <w:szCs w:val="30"/>
        </w:rPr>
        <w:t xml:space="preserve">年在学人数已经突破300万人。在研究生教育由大进强的发展过程中，国内兄弟高校都更加重视内涵式发展和质量提升，呈现出以下态势： </w:t>
      </w:r>
    </w:p>
    <w:p w:rsidR="00B2375B" w:rsidRDefault="00E07970">
      <w:pPr>
        <w:pStyle w:val="a8"/>
        <w:spacing w:line="360" w:lineRule="auto"/>
        <w:ind w:firstLine="600"/>
        <w:jc w:val="left"/>
      </w:pPr>
      <w:r>
        <w:rPr>
          <w:rFonts w:ascii="等线" w:eastAsia="等线" w:hAnsi="等线" w:cs="仿宋" w:hint="eastAsia"/>
          <w:b/>
          <w:color w:val="000000" w:themeColor="text1"/>
          <w:sz w:val="30"/>
          <w:szCs w:val="30"/>
        </w:rPr>
        <w:t>更加重视解答“培养什么人”问题，思政育人改革不断走向深入。</w:t>
      </w:r>
      <w:r>
        <w:rPr>
          <w:rFonts w:ascii="等线" w:eastAsia="等线" w:hAnsi="等线" w:cs="仿宋" w:hint="eastAsia"/>
          <w:color w:val="000000" w:themeColor="text1"/>
          <w:sz w:val="30"/>
          <w:szCs w:val="30"/>
        </w:rPr>
        <w:t>研究生教育必须坚持为人民服务、为中国共产党治国理政服务、为巩固和发展中国特色社会主义制度服务、为改革开放和社会主义现代化建设服务。近年来，许多兄弟高校都立足国家社会发展需求，着力把握研究生教育综合改革契机，围绕如何践行“立德树人”根本任务进行了大量改革探索，努力协同</w:t>
      </w:r>
      <w:r>
        <w:rPr>
          <w:rFonts w:ascii="等线" w:eastAsia="等线" w:hAnsi="等线" w:cs="仿宋"/>
          <w:color w:val="000000" w:themeColor="text1"/>
          <w:sz w:val="30"/>
          <w:szCs w:val="30"/>
        </w:rPr>
        <w:t>构建</w:t>
      </w:r>
      <w:r>
        <w:rPr>
          <w:rFonts w:ascii="等线" w:eastAsia="等线" w:hAnsi="等线" w:cs="仿宋" w:hint="eastAsia"/>
          <w:color w:val="000000" w:themeColor="text1"/>
          <w:sz w:val="30"/>
          <w:szCs w:val="30"/>
        </w:rPr>
        <w:t>研究生</w:t>
      </w:r>
      <w:r>
        <w:rPr>
          <w:rFonts w:ascii="等线" w:eastAsia="等线" w:hAnsi="等线" w:cs="仿宋"/>
          <w:color w:val="000000" w:themeColor="text1"/>
          <w:sz w:val="30"/>
          <w:szCs w:val="30"/>
        </w:rPr>
        <w:t>思政教育与人才培养相结合的有效模式</w:t>
      </w:r>
      <w:r>
        <w:rPr>
          <w:rFonts w:ascii="等线" w:eastAsia="等线" w:hAnsi="等线" w:cs="仿宋" w:hint="eastAsia"/>
          <w:color w:val="000000" w:themeColor="text1"/>
          <w:sz w:val="30"/>
          <w:szCs w:val="30"/>
        </w:rPr>
        <w:t>。</w:t>
      </w:r>
    </w:p>
    <w:p w:rsidR="00B2375B" w:rsidRDefault="00E07970">
      <w:pPr>
        <w:pStyle w:val="a8"/>
        <w:spacing w:line="360" w:lineRule="auto"/>
        <w:ind w:firstLine="600"/>
        <w:jc w:val="left"/>
        <w:rPr>
          <w:rFonts w:ascii="等线" w:eastAsia="等线" w:hAnsi="等线" w:cs="仿宋"/>
          <w:sz w:val="30"/>
          <w:szCs w:val="30"/>
        </w:rPr>
      </w:pPr>
      <w:r>
        <w:rPr>
          <w:rFonts w:ascii="黑体" w:eastAsia="黑体" w:hAnsi="黑体" w:cs="仿宋" w:hint="eastAsia"/>
          <w:sz w:val="30"/>
          <w:szCs w:val="30"/>
        </w:rPr>
        <w:t>更加重视培养质量提升，全过程的质量保障体系建设成为趋势。</w:t>
      </w:r>
      <w:r>
        <w:rPr>
          <w:rFonts w:ascii="等线" w:eastAsia="等线" w:hAnsi="等线" w:cs="仿宋" w:hint="eastAsia"/>
          <w:sz w:val="30"/>
          <w:szCs w:val="30"/>
        </w:rPr>
        <w:t>为了保障学位授予质量，国内外研究型大学都有非常完善的内部质量保障体系，并且都注重抓住导师这个关键环节：一方面完善导师的培训制度和岗位责任意识；另一方面加强导师的考核</w:t>
      </w:r>
      <w:r>
        <w:rPr>
          <w:rFonts w:ascii="等线" w:eastAsia="等线" w:hAnsi="等线" w:cs="仿宋" w:hint="eastAsia"/>
          <w:sz w:val="30"/>
          <w:szCs w:val="30"/>
        </w:rPr>
        <w:lastRenderedPageBreak/>
        <w:t>机制，促进研究生的培养质量和学位授予质量。不管是在日常培养环节，还是在对学位论文质量监控体系中，都充分发挥导师的第一责任人的意识，强化过程管理，强调责任主体意识。同时，为研究生提供全方位的学业支撑服务，从而提升大学的教育吸引力。</w:t>
      </w:r>
    </w:p>
    <w:p w:rsidR="00B2375B" w:rsidRDefault="00E07970">
      <w:pPr>
        <w:pStyle w:val="a8"/>
        <w:spacing w:line="360" w:lineRule="auto"/>
        <w:ind w:firstLine="600"/>
        <w:jc w:val="left"/>
        <w:rPr>
          <w:rFonts w:ascii="等线" w:eastAsia="等线" w:hAnsi="等线" w:cs="仿宋"/>
          <w:sz w:val="30"/>
          <w:szCs w:val="30"/>
        </w:rPr>
      </w:pPr>
      <w:r>
        <w:rPr>
          <w:rFonts w:ascii="等线" w:eastAsia="等线" w:hAnsi="等线" w:cs="仿宋" w:hint="eastAsia"/>
          <w:b/>
          <w:sz w:val="30"/>
          <w:szCs w:val="30"/>
        </w:rPr>
        <w:t>更加重视高层次应用型专门人才的培养，大力发展专业学位教育。</w:t>
      </w:r>
      <w:r>
        <w:rPr>
          <w:rFonts w:ascii="等线" w:eastAsia="等线" w:hAnsi="等线" w:cs="仿宋" w:hint="eastAsia"/>
          <w:sz w:val="30"/>
          <w:szCs w:val="30"/>
        </w:rPr>
        <w:t>发展专业学位研究生教育是经济社会进入高质量发展阶段的必然选择，是主动服务创新型国家建设的重要路径，也是未来我国学位与研究生教育改革发展的战略重点。近年来国家大力发展专业学位博士，根据国家需求调整专业结构，着力增加专业博士的招生类型和招生规模，落实产教融合服务国家急需专业的人才培养。许多兄弟高校都积极跟进，走在前列。</w:t>
      </w:r>
    </w:p>
    <w:p w:rsidR="00B2375B" w:rsidRDefault="00E07970">
      <w:pPr>
        <w:pStyle w:val="a8"/>
        <w:spacing w:line="360" w:lineRule="auto"/>
        <w:ind w:firstLine="600"/>
        <w:jc w:val="left"/>
        <w:rPr>
          <w:rFonts w:asciiTheme="minorEastAsia" w:hAnsiTheme="minorEastAsia" w:cs="Times New Roman"/>
          <w:sz w:val="30"/>
          <w:szCs w:val="30"/>
        </w:rPr>
      </w:pPr>
      <w:r>
        <w:rPr>
          <w:rFonts w:ascii="黑体" w:eastAsia="黑体" w:hAnsi="黑体" w:cs="宋体" w:hint="eastAsia"/>
          <w:bCs/>
          <w:sz w:val="30"/>
          <w:szCs w:val="30"/>
        </w:rPr>
        <w:t>更加重视学位授予质量评价标准的改革完善，努力构建</w:t>
      </w:r>
      <w:r>
        <w:rPr>
          <w:rFonts w:ascii="黑体" w:eastAsia="黑体" w:hAnsi="黑体" w:cs="宋体"/>
          <w:bCs/>
          <w:sz w:val="30"/>
          <w:szCs w:val="30"/>
        </w:rPr>
        <w:t>多元化</w:t>
      </w:r>
      <w:r>
        <w:rPr>
          <w:rFonts w:ascii="黑体" w:eastAsia="黑体" w:hAnsi="黑体" w:cs="宋体" w:hint="eastAsia"/>
          <w:bCs/>
          <w:sz w:val="30"/>
          <w:szCs w:val="30"/>
        </w:rPr>
        <w:t>、科学化的新质量标准。</w:t>
      </w:r>
      <w:r>
        <w:rPr>
          <w:rFonts w:asciiTheme="minorEastAsia" w:hAnsiTheme="minorEastAsia" w:cs="宋体" w:hint="eastAsia"/>
          <w:bCs/>
          <w:sz w:val="30"/>
          <w:szCs w:val="30"/>
        </w:rPr>
        <w:t>党的十八大提出“推动高等教育内涵式发展”，党的十九大进一步提出“加快一流大学和一流学科建设，实现高等教育内涵式发展。”许多兄弟高校闻令而动，不断建立完善的</w:t>
      </w:r>
      <w:r>
        <w:rPr>
          <w:rFonts w:asciiTheme="minorEastAsia" w:hAnsiTheme="minorEastAsia" w:cs="宋体"/>
          <w:bCs/>
          <w:sz w:val="30"/>
          <w:szCs w:val="30"/>
        </w:rPr>
        <w:t>人才培养体系</w:t>
      </w:r>
      <w:r>
        <w:rPr>
          <w:rFonts w:asciiTheme="minorEastAsia" w:hAnsiTheme="minorEastAsia" w:cs="宋体" w:hint="eastAsia"/>
          <w:bCs/>
          <w:sz w:val="30"/>
          <w:szCs w:val="30"/>
        </w:rPr>
        <w:t>建设</w:t>
      </w:r>
      <w:r>
        <w:rPr>
          <w:rFonts w:asciiTheme="minorEastAsia" w:hAnsiTheme="minorEastAsia" w:cs="宋体"/>
          <w:bCs/>
          <w:sz w:val="30"/>
          <w:szCs w:val="30"/>
        </w:rPr>
        <w:t>，</w:t>
      </w:r>
      <w:r>
        <w:rPr>
          <w:rFonts w:asciiTheme="minorEastAsia" w:hAnsiTheme="minorEastAsia" w:cs="宋体" w:hint="eastAsia"/>
          <w:bCs/>
          <w:sz w:val="30"/>
          <w:szCs w:val="30"/>
        </w:rPr>
        <w:t>强调过程管理，科学、全面</w:t>
      </w:r>
      <w:r>
        <w:rPr>
          <w:rFonts w:asciiTheme="minorEastAsia" w:hAnsiTheme="minorEastAsia" w:cs="宋体"/>
          <w:bCs/>
          <w:sz w:val="30"/>
          <w:szCs w:val="30"/>
        </w:rPr>
        <w:t>评价人才培养质量，包括学位授予质量标准。</w:t>
      </w:r>
    </w:p>
    <w:p w:rsidR="00B2375B" w:rsidRDefault="00E07970">
      <w:pPr>
        <w:pStyle w:val="a8"/>
        <w:spacing w:line="360" w:lineRule="auto"/>
        <w:ind w:firstLine="600"/>
        <w:jc w:val="left"/>
        <w:rPr>
          <w:rFonts w:ascii="宋体" w:hAnsi="宋体" w:cs="宋体"/>
          <w:bCs/>
          <w:sz w:val="30"/>
          <w:szCs w:val="30"/>
        </w:rPr>
      </w:pPr>
      <w:r>
        <w:rPr>
          <w:rFonts w:ascii="黑体" w:eastAsia="黑体" w:hAnsi="黑体" w:cs="宋体" w:hint="eastAsia"/>
          <w:bCs/>
          <w:sz w:val="30"/>
          <w:szCs w:val="30"/>
        </w:rPr>
        <w:t>更加重视导师在提升教育质量中的作用，着力建设高水平的导师</w:t>
      </w:r>
      <w:r>
        <w:rPr>
          <w:rFonts w:ascii="黑体" w:eastAsia="黑体" w:hAnsi="黑体" w:cs="宋体"/>
          <w:bCs/>
          <w:sz w:val="30"/>
          <w:szCs w:val="30"/>
        </w:rPr>
        <w:t>队伍</w:t>
      </w:r>
      <w:r>
        <w:rPr>
          <w:rFonts w:ascii="宋体" w:hAnsi="宋体" w:cs="宋体" w:hint="eastAsia"/>
          <w:b/>
          <w:bCs/>
          <w:sz w:val="30"/>
          <w:szCs w:val="30"/>
        </w:rPr>
        <w:t>。</w:t>
      </w:r>
      <w:r>
        <w:rPr>
          <w:rFonts w:ascii="宋体" w:hAnsi="宋体" w:cs="宋体" w:hint="eastAsia"/>
          <w:bCs/>
          <w:sz w:val="30"/>
          <w:szCs w:val="30"/>
        </w:rPr>
        <w:t>导师是研究生学术道路、价值观塑造的重要引路人。目前，全国有研究生导师46万人，其中博士生导师11.5万人。亲其师，信其道。要提升研究生教育质量，必须切实加强研究生</w:t>
      </w:r>
      <w:r>
        <w:rPr>
          <w:rFonts w:ascii="宋体" w:hAnsi="宋体" w:cs="宋体" w:hint="eastAsia"/>
          <w:bCs/>
          <w:sz w:val="30"/>
          <w:szCs w:val="30"/>
        </w:rPr>
        <w:lastRenderedPageBreak/>
        <w:t>导师队伍建设。为此，近年来，许多兄弟高校都锐意导师队伍改革建设，导师</w:t>
      </w:r>
      <w:r>
        <w:rPr>
          <w:rFonts w:ascii="宋体" w:hAnsi="宋体" w:cs="宋体"/>
          <w:bCs/>
          <w:sz w:val="30"/>
          <w:szCs w:val="30"/>
        </w:rPr>
        <w:t>选聘、岗位等项工作按高标准</w:t>
      </w:r>
      <w:r>
        <w:rPr>
          <w:rFonts w:ascii="宋体" w:hAnsi="宋体" w:cs="宋体" w:hint="eastAsia"/>
          <w:bCs/>
          <w:sz w:val="30"/>
          <w:szCs w:val="30"/>
        </w:rPr>
        <w:t>要</w:t>
      </w:r>
      <w:r>
        <w:rPr>
          <w:rFonts w:ascii="宋体" w:hAnsi="宋体" w:cs="宋体"/>
          <w:bCs/>
          <w:sz w:val="30"/>
          <w:szCs w:val="30"/>
        </w:rPr>
        <w:t>求，</w:t>
      </w:r>
      <w:r>
        <w:rPr>
          <w:rFonts w:ascii="宋体" w:hAnsi="宋体" w:cs="宋体" w:hint="eastAsia"/>
          <w:bCs/>
          <w:sz w:val="30"/>
          <w:szCs w:val="30"/>
        </w:rPr>
        <w:t>强调对</w:t>
      </w:r>
      <w:r>
        <w:rPr>
          <w:rFonts w:ascii="宋体" w:hAnsi="宋体" w:cs="宋体"/>
          <w:bCs/>
          <w:sz w:val="30"/>
          <w:szCs w:val="30"/>
        </w:rPr>
        <w:t>导师的</w:t>
      </w:r>
      <w:r>
        <w:rPr>
          <w:rFonts w:ascii="宋体" w:hAnsi="宋体" w:cs="宋体" w:hint="eastAsia"/>
          <w:bCs/>
          <w:sz w:val="30"/>
          <w:szCs w:val="30"/>
        </w:rPr>
        <w:t>政治</w:t>
      </w:r>
      <w:r>
        <w:rPr>
          <w:rFonts w:ascii="宋体" w:hAnsi="宋体" w:cs="宋体"/>
          <w:bCs/>
          <w:sz w:val="30"/>
          <w:szCs w:val="30"/>
        </w:rPr>
        <w:t>素质、</w:t>
      </w:r>
      <w:r>
        <w:rPr>
          <w:rFonts w:ascii="宋体" w:hAnsi="宋体" w:cs="宋体" w:hint="eastAsia"/>
          <w:bCs/>
          <w:sz w:val="30"/>
          <w:szCs w:val="30"/>
        </w:rPr>
        <w:t>师德</w:t>
      </w:r>
      <w:r>
        <w:rPr>
          <w:rFonts w:ascii="宋体" w:hAnsi="宋体" w:cs="宋体"/>
          <w:bCs/>
          <w:sz w:val="30"/>
          <w:szCs w:val="30"/>
        </w:rPr>
        <w:t>师风、育人能力、培养条件</w:t>
      </w:r>
      <w:r>
        <w:rPr>
          <w:rFonts w:ascii="宋体" w:hAnsi="宋体" w:cs="宋体" w:hint="eastAsia"/>
          <w:bCs/>
          <w:sz w:val="30"/>
          <w:szCs w:val="30"/>
        </w:rPr>
        <w:t>等</w:t>
      </w:r>
      <w:r>
        <w:rPr>
          <w:rFonts w:ascii="宋体" w:hAnsi="宋体" w:cs="宋体"/>
          <w:bCs/>
          <w:sz w:val="30"/>
          <w:szCs w:val="30"/>
        </w:rPr>
        <w:t>的</w:t>
      </w:r>
      <w:r>
        <w:rPr>
          <w:rFonts w:ascii="宋体" w:hAnsi="宋体" w:cs="宋体" w:hint="eastAsia"/>
          <w:bCs/>
          <w:sz w:val="30"/>
          <w:szCs w:val="30"/>
        </w:rPr>
        <w:t>考核</w:t>
      </w:r>
      <w:r>
        <w:rPr>
          <w:rFonts w:ascii="宋体" w:hAnsi="宋体" w:cs="宋体"/>
          <w:bCs/>
          <w:sz w:val="30"/>
          <w:szCs w:val="30"/>
        </w:rPr>
        <w:t>，</w:t>
      </w:r>
      <w:r>
        <w:rPr>
          <w:rFonts w:ascii="宋体" w:hAnsi="宋体" w:cs="宋体" w:hint="eastAsia"/>
          <w:bCs/>
          <w:sz w:val="30"/>
          <w:szCs w:val="30"/>
        </w:rPr>
        <w:t>破除</w:t>
      </w:r>
      <w:r>
        <w:rPr>
          <w:rFonts w:ascii="宋体" w:hAnsi="宋体" w:cs="宋体"/>
          <w:bCs/>
          <w:sz w:val="30"/>
          <w:szCs w:val="30"/>
        </w:rPr>
        <w:t>导师终身制，</w:t>
      </w:r>
      <w:r>
        <w:rPr>
          <w:rFonts w:ascii="宋体" w:hAnsi="宋体" w:cs="宋体" w:hint="eastAsia"/>
          <w:bCs/>
          <w:sz w:val="30"/>
          <w:szCs w:val="30"/>
        </w:rPr>
        <w:t>实施</w:t>
      </w:r>
      <w:r>
        <w:rPr>
          <w:rFonts w:ascii="宋体" w:hAnsi="宋体" w:cs="宋体"/>
          <w:bCs/>
          <w:sz w:val="30"/>
          <w:szCs w:val="30"/>
        </w:rPr>
        <w:t>导师岗位动态调整</w:t>
      </w:r>
      <w:r>
        <w:rPr>
          <w:rFonts w:ascii="宋体" w:hAnsi="宋体" w:cs="宋体" w:hint="eastAsia"/>
          <w:bCs/>
          <w:sz w:val="30"/>
          <w:szCs w:val="30"/>
        </w:rPr>
        <w:t>。</w:t>
      </w:r>
    </w:p>
    <w:p w:rsidR="00B2375B" w:rsidRDefault="00B2375B">
      <w:pPr>
        <w:pStyle w:val="a8"/>
        <w:spacing w:line="360" w:lineRule="auto"/>
        <w:ind w:firstLine="600"/>
        <w:jc w:val="left"/>
        <w:rPr>
          <w:rFonts w:ascii="等线" w:eastAsia="等线" w:hAnsi="等线" w:cs="仿宋"/>
          <w:sz w:val="30"/>
          <w:szCs w:val="30"/>
        </w:rPr>
      </w:pPr>
    </w:p>
    <w:p w:rsidR="00B2375B" w:rsidRDefault="00E07970">
      <w:pPr>
        <w:spacing w:line="360" w:lineRule="auto"/>
        <w:jc w:val="left"/>
        <w:rPr>
          <w:rFonts w:ascii="等线" w:eastAsia="等线" w:hAnsi="等线" w:cs="仿宋"/>
          <w:b/>
          <w:bCs/>
          <w:sz w:val="30"/>
          <w:szCs w:val="30"/>
        </w:rPr>
      </w:pPr>
      <w:r>
        <w:rPr>
          <w:rFonts w:ascii="等线" w:eastAsia="等线" w:hAnsi="等线" w:cs="仿宋" w:hint="eastAsia"/>
          <w:b/>
          <w:bCs/>
          <w:sz w:val="30"/>
          <w:szCs w:val="30"/>
        </w:rPr>
        <w:t>（三）存在问题</w:t>
      </w:r>
    </w:p>
    <w:p w:rsidR="00B2375B" w:rsidRDefault="00E07970">
      <w:pPr>
        <w:pStyle w:val="a8"/>
        <w:spacing w:line="360" w:lineRule="auto"/>
        <w:ind w:firstLine="600"/>
        <w:jc w:val="left"/>
        <w:rPr>
          <w:rFonts w:ascii="等线" w:eastAsia="等线" w:hAnsi="等线" w:cs="仿宋"/>
          <w:sz w:val="30"/>
          <w:szCs w:val="30"/>
        </w:rPr>
      </w:pPr>
      <w:r>
        <w:rPr>
          <w:rFonts w:ascii="等线" w:eastAsia="等线" w:hAnsi="等线" w:cs="仿宋" w:hint="eastAsia"/>
          <w:sz w:val="30"/>
          <w:szCs w:val="30"/>
        </w:rPr>
        <w:t>对照新时代研究生教育发展的新趋势新要求，我校研究生教育面临的主要问题包括：</w:t>
      </w:r>
    </w:p>
    <w:p w:rsidR="00B2375B" w:rsidRDefault="00E07970">
      <w:pPr>
        <w:pStyle w:val="a8"/>
        <w:spacing w:line="360" w:lineRule="auto"/>
        <w:ind w:firstLine="600"/>
        <w:jc w:val="left"/>
        <w:rPr>
          <w:rFonts w:ascii="等线" w:eastAsia="等线" w:hAnsi="等线" w:cs="仿宋"/>
          <w:color w:val="000000" w:themeColor="text1"/>
          <w:sz w:val="30"/>
          <w:szCs w:val="30"/>
        </w:rPr>
      </w:pPr>
      <w:r>
        <w:rPr>
          <w:rFonts w:ascii="等线" w:eastAsia="等线" w:hAnsi="等线" w:cs="仿宋" w:hint="eastAsia"/>
          <w:b/>
          <w:color w:val="000000" w:themeColor="text1"/>
          <w:sz w:val="30"/>
          <w:szCs w:val="30"/>
        </w:rPr>
        <w:t>思政育人协同体系的作用发挥有待进一步增强。</w:t>
      </w:r>
      <w:r>
        <w:rPr>
          <w:rFonts w:ascii="等线" w:eastAsia="等线" w:hAnsi="等线" w:cs="仿宋" w:hint="eastAsia"/>
          <w:color w:val="000000" w:themeColor="text1"/>
          <w:sz w:val="30"/>
          <w:szCs w:val="30"/>
        </w:rPr>
        <w:t>需要进一步明确思政育人职责，加强导学关系建设；优化资源整合，逐步完善突显</w:t>
      </w:r>
      <w:r>
        <w:rPr>
          <w:rFonts w:ascii="等线" w:eastAsia="等线" w:hAnsi="等线" w:cs="仿宋"/>
          <w:color w:val="000000" w:themeColor="text1"/>
          <w:sz w:val="30"/>
          <w:szCs w:val="30"/>
        </w:rPr>
        <w:t>卓越引领、</w:t>
      </w:r>
      <w:r>
        <w:rPr>
          <w:rFonts w:ascii="等线" w:eastAsia="等线" w:hAnsi="等线" w:cs="仿宋" w:hint="eastAsia"/>
          <w:color w:val="000000" w:themeColor="text1"/>
          <w:sz w:val="30"/>
          <w:szCs w:val="30"/>
        </w:rPr>
        <w:t>助力新时期</w:t>
      </w:r>
      <w:r>
        <w:rPr>
          <w:rFonts w:ascii="等线" w:eastAsia="等线" w:hAnsi="等线" w:cs="仿宋"/>
          <w:color w:val="000000" w:themeColor="text1"/>
          <w:sz w:val="30"/>
          <w:szCs w:val="30"/>
        </w:rPr>
        <w:t>高层次人才</w:t>
      </w:r>
      <w:r>
        <w:rPr>
          <w:rFonts w:ascii="等线" w:eastAsia="等线" w:hAnsi="等线" w:cs="仿宋" w:hint="eastAsia"/>
          <w:color w:val="000000" w:themeColor="text1"/>
          <w:sz w:val="30"/>
          <w:szCs w:val="30"/>
        </w:rPr>
        <w:t>培养</w:t>
      </w:r>
      <w:r>
        <w:rPr>
          <w:rFonts w:ascii="等线" w:eastAsia="等线" w:hAnsi="等线" w:cs="仿宋"/>
          <w:color w:val="000000" w:themeColor="text1"/>
          <w:sz w:val="30"/>
          <w:szCs w:val="30"/>
        </w:rPr>
        <w:t>的</w:t>
      </w:r>
      <w:r>
        <w:rPr>
          <w:rFonts w:ascii="等线" w:eastAsia="等线" w:hAnsi="等线" w:cs="仿宋" w:hint="eastAsia"/>
          <w:color w:val="000000" w:themeColor="text1"/>
          <w:sz w:val="30"/>
          <w:szCs w:val="30"/>
        </w:rPr>
        <w:t>综合保障激励机制。</w:t>
      </w:r>
    </w:p>
    <w:p w:rsidR="00B2375B" w:rsidRDefault="00E07970">
      <w:pPr>
        <w:pStyle w:val="a8"/>
        <w:spacing w:line="360" w:lineRule="auto"/>
        <w:ind w:firstLineChars="0" w:firstLine="0"/>
        <w:jc w:val="left"/>
        <w:rPr>
          <w:rFonts w:ascii="等线" w:eastAsia="等线" w:hAnsi="等线" w:cs="仿宋"/>
          <w:sz w:val="30"/>
          <w:szCs w:val="30"/>
        </w:rPr>
      </w:pPr>
      <w:r>
        <w:rPr>
          <w:rFonts w:ascii="等线" w:eastAsia="等线" w:hAnsi="等线" w:cs="仿宋" w:hint="eastAsia"/>
          <w:b/>
          <w:sz w:val="30"/>
          <w:szCs w:val="30"/>
        </w:rPr>
        <w:t>研究</w:t>
      </w:r>
      <w:r>
        <w:rPr>
          <w:rFonts w:ascii="等线" w:eastAsia="等线" w:hAnsi="等线" w:cs="仿宋"/>
          <w:b/>
          <w:sz w:val="30"/>
          <w:szCs w:val="30"/>
        </w:rPr>
        <w:t>生</w:t>
      </w:r>
      <w:r>
        <w:rPr>
          <w:rFonts w:ascii="等线" w:eastAsia="等线" w:hAnsi="等线" w:cs="仿宋" w:hint="eastAsia"/>
          <w:b/>
          <w:sz w:val="30"/>
          <w:szCs w:val="30"/>
        </w:rPr>
        <w:t>招生</w:t>
      </w:r>
      <w:r>
        <w:rPr>
          <w:rFonts w:ascii="等线" w:eastAsia="等线" w:hAnsi="等线" w:cs="仿宋"/>
          <w:b/>
          <w:sz w:val="30"/>
          <w:szCs w:val="30"/>
        </w:rPr>
        <w:t>服务国家需求</w:t>
      </w:r>
      <w:r>
        <w:rPr>
          <w:rFonts w:ascii="等线" w:eastAsia="等线" w:hAnsi="等线" w:cs="仿宋" w:hint="eastAsia"/>
          <w:b/>
          <w:sz w:val="30"/>
          <w:szCs w:val="30"/>
        </w:rPr>
        <w:t>的贴合度有待进一步提升。</w:t>
      </w:r>
      <w:r>
        <w:rPr>
          <w:rFonts w:ascii="等线" w:eastAsia="等线" w:hAnsi="等线" w:cs="仿宋" w:hint="eastAsia"/>
          <w:sz w:val="30"/>
          <w:szCs w:val="30"/>
        </w:rPr>
        <w:t>尽管我校研究生招生规模持续增长，但与</w:t>
      </w:r>
      <w:r>
        <w:rPr>
          <w:rFonts w:ascii="等线" w:eastAsia="等线" w:hAnsi="等线" w:cs="仿宋"/>
          <w:sz w:val="30"/>
          <w:szCs w:val="30"/>
        </w:rPr>
        <w:t>国家</w:t>
      </w:r>
      <w:r>
        <w:rPr>
          <w:rFonts w:ascii="等线" w:eastAsia="等线" w:hAnsi="等线" w:cs="仿宋" w:hint="eastAsia"/>
          <w:sz w:val="30"/>
          <w:szCs w:val="30"/>
        </w:rPr>
        <w:t>大力</w:t>
      </w:r>
      <w:r>
        <w:rPr>
          <w:rFonts w:ascii="等线" w:eastAsia="等线" w:hAnsi="等线" w:cs="仿宋"/>
          <w:sz w:val="30"/>
          <w:szCs w:val="30"/>
        </w:rPr>
        <w:t>发展专业学位</w:t>
      </w:r>
      <w:r>
        <w:rPr>
          <w:rFonts w:ascii="等线" w:eastAsia="等线" w:hAnsi="等线" w:cs="仿宋" w:hint="eastAsia"/>
          <w:sz w:val="30"/>
          <w:szCs w:val="30"/>
        </w:rPr>
        <w:t>特别</w:t>
      </w:r>
      <w:r>
        <w:rPr>
          <w:rFonts w:ascii="等线" w:eastAsia="等线" w:hAnsi="等线" w:cs="仿宋"/>
          <w:sz w:val="30"/>
          <w:szCs w:val="30"/>
        </w:rPr>
        <w:t>是博士专业学位的</w:t>
      </w:r>
      <w:r>
        <w:rPr>
          <w:rFonts w:ascii="等线" w:eastAsia="等线" w:hAnsi="等线" w:cs="仿宋" w:hint="eastAsia"/>
          <w:sz w:val="30"/>
          <w:szCs w:val="30"/>
        </w:rPr>
        <w:t>需求</w:t>
      </w:r>
      <w:r>
        <w:rPr>
          <w:rFonts w:ascii="等线" w:eastAsia="等线" w:hAnsi="等线" w:cs="仿宋"/>
          <w:sz w:val="30"/>
          <w:szCs w:val="30"/>
        </w:rPr>
        <w:t>存在</w:t>
      </w:r>
      <w:r>
        <w:rPr>
          <w:rFonts w:ascii="等线" w:eastAsia="等线" w:hAnsi="等线" w:cs="仿宋" w:hint="eastAsia"/>
          <w:sz w:val="30"/>
          <w:szCs w:val="30"/>
        </w:rPr>
        <w:t>较大差距，</w:t>
      </w:r>
      <w:r>
        <w:rPr>
          <w:rFonts w:ascii="等线" w:eastAsia="等线" w:hAnsi="等线" w:cs="仿宋"/>
          <w:sz w:val="30"/>
          <w:szCs w:val="30"/>
        </w:rPr>
        <w:t>积极服务国家</w:t>
      </w:r>
      <w:r>
        <w:rPr>
          <w:rFonts w:ascii="等线" w:eastAsia="等线" w:hAnsi="等线" w:cs="仿宋" w:hint="eastAsia"/>
          <w:sz w:val="30"/>
          <w:szCs w:val="30"/>
        </w:rPr>
        <w:t>经</w:t>
      </w:r>
      <w:r>
        <w:rPr>
          <w:rFonts w:ascii="等线" w:eastAsia="等线" w:hAnsi="等线" w:cs="仿宋"/>
          <w:sz w:val="30"/>
          <w:szCs w:val="30"/>
        </w:rPr>
        <w:t>济社会发展</w:t>
      </w:r>
      <w:r>
        <w:rPr>
          <w:rFonts w:ascii="等线" w:eastAsia="等线" w:hAnsi="等线" w:cs="仿宋" w:hint="eastAsia"/>
          <w:sz w:val="30"/>
          <w:szCs w:val="30"/>
        </w:rPr>
        <w:t>主</w:t>
      </w:r>
      <w:r>
        <w:rPr>
          <w:rFonts w:ascii="等线" w:eastAsia="等线" w:hAnsi="等线" w:cs="仿宋"/>
          <w:sz w:val="30"/>
          <w:szCs w:val="30"/>
        </w:rPr>
        <w:t>战场的</w:t>
      </w:r>
      <w:r>
        <w:rPr>
          <w:rFonts w:ascii="等线" w:eastAsia="等线" w:hAnsi="等线" w:cs="仿宋" w:hint="eastAsia"/>
          <w:sz w:val="30"/>
          <w:szCs w:val="30"/>
        </w:rPr>
        <w:t>行动</w:t>
      </w:r>
      <w:r>
        <w:rPr>
          <w:rFonts w:ascii="等线" w:eastAsia="等线" w:hAnsi="等线" w:cs="仿宋"/>
          <w:sz w:val="30"/>
          <w:szCs w:val="30"/>
        </w:rPr>
        <w:t>力</w:t>
      </w:r>
      <w:r>
        <w:rPr>
          <w:rFonts w:ascii="等线" w:eastAsia="等线" w:hAnsi="等线" w:cs="仿宋" w:hint="eastAsia"/>
          <w:sz w:val="30"/>
          <w:szCs w:val="30"/>
        </w:rPr>
        <w:t>度</w:t>
      </w:r>
      <w:r>
        <w:rPr>
          <w:rFonts w:ascii="等线" w:eastAsia="等线" w:hAnsi="等线" w:cs="仿宋"/>
          <w:sz w:val="30"/>
          <w:szCs w:val="30"/>
        </w:rPr>
        <w:t>有</w:t>
      </w:r>
      <w:r>
        <w:rPr>
          <w:rFonts w:ascii="等线" w:eastAsia="等线" w:hAnsi="等线" w:cs="仿宋" w:hint="eastAsia"/>
          <w:sz w:val="30"/>
          <w:szCs w:val="30"/>
        </w:rPr>
        <w:t>待加强</w:t>
      </w:r>
      <w:r>
        <w:rPr>
          <w:rFonts w:ascii="等线" w:eastAsia="等线" w:hAnsi="等线" w:cs="仿宋"/>
          <w:sz w:val="30"/>
          <w:szCs w:val="30"/>
        </w:rPr>
        <w:t>。</w:t>
      </w:r>
    </w:p>
    <w:p w:rsidR="00B2375B" w:rsidRDefault="00E07970">
      <w:pPr>
        <w:pStyle w:val="1"/>
        <w:shd w:val="clear" w:color="auto" w:fill="auto"/>
        <w:tabs>
          <w:tab w:val="left" w:pos="522"/>
        </w:tabs>
        <w:spacing w:line="625" w:lineRule="exact"/>
        <w:ind w:firstLineChars="200" w:firstLine="600"/>
        <w:jc w:val="both"/>
        <w:rPr>
          <w:rFonts w:ascii="等线" w:eastAsia="等线" w:hAnsi="等线" w:cs="仿宋"/>
          <w:color w:val="000000" w:themeColor="text1"/>
          <w:kern w:val="2"/>
          <w:sz w:val="30"/>
          <w:szCs w:val="30"/>
          <w:lang w:val="en-US" w:bidi="ar-SA"/>
        </w:rPr>
      </w:pPr>
      <w:r>
        <w:rPr>
          <w:rFonts w:ascii="等线" w:eastAsia="等线" w:hAnsi="等线" w:cs="仿宋" w:hint="eastAsia"/>
          <w:b/>
          <w:color w:val="000000" w:themeColor="text1"/>
          <w:kern w:val="2"/>
          <w:sz w:val="30"/>
          <w:szCs w:val="30"/>
          <w:lang w:val="en-US" w:bidi="ar-SA"/>
        </w:rPr>
        <w:t>培养体系对新时代研究生教育发展新需求的满足度有待进一步提高</w:t>
      </w:r>
      <w:r>
        <w:rPr>
          <w:rFonts w:ascii="等线" w:eastAsia="等线" w:hAnsi="等线" w:cs="仿宋" w:hint="eastAsia"/>
          <w:color w:val="000000" w:themeColor="text1"/>
          <w:kern w:val="2"/>
          <w:sz w:val="30"/>
          <w:szCs w:val="30"/>
          <w:lang w:val="en-US" w:bidi="ar-SA"/>
        </w:rPr>
        <w:t>。</w:t>
      </w:r>
      <w:r>
        <w:rPr>
          <w:rFonts w:ascii="等线" w:eastAsia="等线" w:hAnsi="等线" w:cs="仿宋"/>
          <w:color w:val="000000" w:themeColor="text1"/>
          <w:sz w:val="30"/>
          <w:szCs w:val="30"/>
        </w:rPr>
        <w:t>着力完善</w:t>
      </w:r>
      <w:r>
        <w:rPr>
          <w:rFonts w:ascii="等线" w:eastAsia="等线" w:hAnsi="等线" w:cs="仿宋" w:hint="eastAsia"/>
          <w:color w:val="000000" w:themeColor="text1"/>
          <w:kern w:val="2"/>
          <w:sz w:val="30"/>
          <w:szCs w:val="30"/>
          <w:lang w:val="en-US" w:bidi="ar-SA"/>
        </w:rPr>
        <w:t>贯穿</w:t>
      </w:r>
      <w:r>
        <w:rPr>
          <w:rFonts w:ascii="等线" w:eastAsia="等线" w:hAnsi="等线" w:cs="仿宋" w:hint="eastAsia"/>
          <w:color w:val="000000" w:themeColor="text1"/>
          <w:sz w:val="30"/>
          <w:szCs w:val="30"/>
        </w:rPr>
        <w:t>研究生招生</w:t>
      </w:r>
      <w:r>
        <w:rPr>
          <w:rFonts w:ascii="等线" w:eastAsia="等线" w:hAnsi="等线" w:cs="仿宋"/>
          <w:color w:val="000000" w:themeColor="text1"/>
          <w:sz w:val="30"/>
          <w:szCs w:val="30"/>
        </w:rPr>
        <w:t>、培养、学位授予</w:t>
      </w:r>
      <w:r>
        <w:rPr>
          <w:rFonts w:ascii="等线" w:eastAsia="等线" w:hAnsi="等线" w:cs="仿宋" w:hint="eastAsia"/>
          <w:color w:val="000000" w:themeColor="text1"/>
          <w:sz w:val="30"/>
          <w:szCs w:val="30"/>
        </w:rPr>
        <w:t>全过程的闭环</w:t>
      </w:r>
      <w:r>
        <w:rPr>
          <w:rFonts w:ascii="等线" w:eastAsia="等线" w:hAnsi="等线" w:cs="仿宋"/>
          <w:color w:val="000000" w:themeColor="text1"/>
          <w:sz w:val="30"/>
          <w:szCs w:val="30"/>
        </w:rPr>
        <w:t>反馈式</w:t>
      </w:r>
      <w:r>
        <w:rPr>
          <w:rFonts w:ascii="等线" w:eastAsia="等线" w:hAnsi="等线" w:cs="仿宋" w:hint="eastAsia"/>
          <w:color w:val="000000" w:themeColor="text1"/>
          <w:sz w:val="30"/>
          <w:szCs w:val="30"/>
        </w:rPr>
        <w:t>培养质量监控体系；完备研究生培养</w:t>
      </w:r>
      <w:r>
        <w:rPr>
          <w:rFonts w:ascii="等线" w:eastAsia="等线" w:hAnsi="等线" w:cs="仿宋"/>
          <w:color w:val="000000" w:themeColor="text1"/>
          <w:sz w:val="30"/>
          <w:szCs w:val="30"/>
        </w:rPr>
        <w:t>过程的</w:t>
      </w:r>
      <w:r>
        <w:rPr>
          <w:rFonts w:ascii="等线" w:eastAsia="等线" w:hAnsi="等线" w:cs="仿宋" w:hint="eastAsia"/>
          <w:color w:val="000000" w:themeColor="text1"/>
          <w:sz w:val="30"/>
          <w:szCs w:val="30"/>
        </w:rPr>
        <w:t>管理</w:t>
      </w:r>
      <w:r>
        <w:rPr>
          <w:rFonts w:ascii="等线" w:eastAsia="等线" w:hAnsi="等线" w:cs="仿宋"/>
          <w:color w:val="000000" w:themeColor="text1"/>
          <w:sz w:val="30"/>
          <w:szCs w:val="30"/>
        </w:rPr>
        <w:t>信息手段</w:t>
      </w:r>
      <w:r>
        <w:rPr>
          <w:rFonts w:ascii="等线" w:eastAsia="等线" w:hAnsi="等线" w:cs="仿宋" w:hint="eastAsia"/>
          <w:color w:val="000000" w:themeColor="text1"/>
          <w:sz w:val="30"/>
          <w:szCs w:val="30"/>
        </w:rPr>
        <w:t>；</w:t>
      </w:r>
      <w:r>
        <w:rPr>
          <w:rFonts w:ascii="等线" w:eastAsia="等线" w:hAnsi="等线" w:cs="仿宋"/>
          <w:color w:val="000000" w:themeColor="text1"/>
          <w:kern w:val="2"/>
          <w:sz w:val="30"/>
          <w:szCs w:val="30"/>
          <w:lang w:val="en-US" w:bidi="ar-SA"/>
        </w:rPr>
        <w:t>提升研究生课程</w:t>
      </w:r>
      <w:r>
        <w:rPr>
          <w:rFonts w:ascii="等线" w:eastAsia="等线" w:hAnsi="等线" w:cs="仿宋" w:hint="eastAsia"/>
          <w:color w:val="000000" w:themeColor="text1"/>
          <w:kern w:val="2"/>
          <w:sz w:val="30"/>
          <w:szCs w:val="30"/>
          <w:lang w:val="en-US" w:bidi="ar-SA"/>
        </w:rPr>
        <w:t>学习</w:t>
      </w:r>
      <w:r>
        <w:rPr>
          <w:rFonts w:ascii="等线" w:eastAsia="等线" w:hAnsi="等线" w:cs="仿宋"/>
          <w:color w:val="000000" w:themeColor="text1"/>
          <w:kern w:val="2"/>
          <w:sz w:val="30"/>
          <w:szCs w:val="30"/>
          <w:lang w:val="en-US" w:bidi="ar-SA"/>
        </w:rPr>
        <w:t>环节</w:t>
      </w:r>
      <w:r>
        <w:rPr>
          <w:rFonts w:ascii="等线" w:eastAsia="等线" w:hAnsi="等线" w:cs="仿宋" w:hint="eastAsia"/>
          <w:color w:val="000000" w:themeColor="text1"/>
          <w:kern w:val="2"/>
          <w:sz w:val="30"/>
          <w:szCs w:val="30"/>
          <w:lang w:val="en-US" w:bidi="ar-SA"/>
        </w:rPr>
        <w:t>的获得度；</w:t>
      </w:r>
      <w:r>
        <w:rPr>
          <w:rFonts w:ascii="等线" w:eastAsia="等线" w:hAnsi="等线" w:cs="仿宋"/>
          <w:color w:val="000000" w:themeColor="text1"/>
          <w:kern w:val="2"/>
          <w:sz w:val="30"/>
          <w:szCs w:val="30"/>
          <w:lang w:val="en-US" w:bidi="ar-SA"/>
        </w:rPr>
        <w:t>克服专业</w:t>
      </w:r>
      <w:r>
        <w:rPr>
          <w:rFonts w:ascii="等线" w:eastAsia="等线" w:hAnsi="等线" w:cs="仿宋" w:hint="eastAsia"/>
          <w:color w:val="000000" w:themeColor="text1"/>
          <w:kern w:val="2"/>
          <w:sz w:val="30"/>
          <w:szCs w:val="30"/>
          <w:lang w:val="en-US" w:bidi="ar-SA"/>
        </w:rPr>
        <w:t>学位</w:t>
      </w:r>
      <w:r>
        <w:rPr>
          <w:rFonts w:ascii="等线" w:eastAsia="等线" w:hAnsi="等线" w:cs="仿宋"/>
          <w:color w:val="000000" w:themeColor="text1"/>
          <w:kern w:val="2"/>
          <w:sz w:val="30"/>
          <w:szCs w:val="30"/>
          <w:lang w:val="en-US" w:bidi="ar-SA"/>
        </w:rPr>
        <w:t>与学术</w:t>
      </w:r>
      <w:r>
        <w:rPr>
          <w:rFonts w:ascii="等线" w:eastAsia="等线" w:hAnsi="等线" w:cs="仿宋" w:hint="eastAsia"/>
          <w:color w:val="000000" w:themeColor="text1"/>
          <w:kern w:val="2"/>
          <w:sz w:val="30"/>
          <w:szCs w:val="30"/>
          <w:lang w:val="en-US" w:bidi="ar-SA"/>
        </w:rPr>
        <w:t>学位</w:t>
      </w:r>
      <w:r>
        <w:rPr>
          <w:rFonts w:ascii="等线" w:eastAsia="等线" w:hAnsi="等线" w:cs="仿宋"/>
          <w:color w:val="000000" w:themeColor="text1"/>
          <w:kern w:val="2"/>
          <w:sz w:val="30"/>
          <w:szCs w:val="30"/>
          <w:lang w:val="en-US" w:bidi="ar-SA"/>
        </w:rPr>
        <w:t>教育同质化的</w:t>
      </w:r>
      <w:r>
        <w:rPr>
          <w:rFonts w:ascii="等线" w:eastAsia="等线" w:hAnsi="等线" w:cs="仿宋" w:hint="eastAsia"/>
          <w:color w:val="000000" w:themeColor="text1"/>
          <w:kern w:val="2"/>
          <w:sz w:val="30"/>
          <w:szCs w:val="30"/>
          <w:lang w:val="en-US" w:bidi="ar-SA"/>
        </w:rPr>
        <w:t>发展状况</w:t>
      </w:r>
      <w:r>
        <w:rPr>
          <w:rFonts w:ascii="等线" w:eastAsia="等线" w:hAnsi="等线" w:cs="仿宋"/>
          <w:color w:val="000000" w:themeColor="text1"/>
          <w:kern w:val="2"/>
          <w:sz w:val="30"/>
          <w:szCs w:val="30"/>
          <w:lang w:val="en-US" w:bidi="ar-SA"/>
        </w:rPr>
        <w:t>，</w:t>
      </w:r>
      <w:r>
        <w:rPr>
          <w:rFonts w:ascii="等线" w:eastAsia="等线" w:hAnsi="等线" w:cs="仿宋" w:hint="eastAsia"/>
          <w:color w:val="000000" w:themeColor="text1"/>
          <w:kern w:val="2"/>
          <w:sz w:val="30"/>
          <w:szCs w:val="30"/>
          <w:lang w:val="en-US" w:bidi="ar-SA"/>
        </w:rPr>
        <w:t>与</w:t>
      </w:r>
      <w:r>
        <w:rPr>
          <w:rFonts w:ascii="等线" w:eastAsia="等线" w:hAnsi="等线" w:cs="仿宋"/>
          <w:color w:val="000000" w:themeColor="text1"/>
          <w:kern w:val="2"/>
          <w:sz w:val="30"/>
          <w:szCs w:val="30"/>
          <w:lang w:val="en-US" w:bidi="ar-SA"/>
        </w:rPr>
        <w:t>国家急需相结合</w:t>
      </w:r>
      <w:r>
        <w:rPr>
          <w:rFonts w:ascii="等线" w:eastAsia="等线" w:hAnsi="等线" w:cs="仿宋" w:hint="eastAsia"/>
          <w:color w:val="000000" w:themeColor="text1"/>
          <w:kern w:val="2"/>
          <w:sz w:val="30"/>
          <w:szCs w:val="30"/>
          <w:lang w:val="en-US" w:bidi="ar-SA"/>
        </w:rPr>
        <w:t>大力发展专业学位</w:t>
      </w:r>
      <w:r>
        <w:rPr>
          <w:rFonts w:ascii="等线" w:eastAsia="等线" w:hAnsi="等线" w:cs="仿宋"/>
          <w:color w:val="000000" w:themeColor="text1"/>
          <w:kern w:val="2"/>
          <w:sz w:val="30"/>
          <w:szCs w:val="30"/>
          <w:lang w:val="en-US" w:bidi="ar-SA"/>
        </w:rPr>
        <w:t>教育</w:t>
      </w:r>
      <w:r>
        <w:rPr>
          <w:rFonts w:ascii="等线" w:eastAsia="等线" w:hAnsi="等线" w:cs="仿宋" w:hint="eastAsia"/>
          <w:color w:val="000000" w:themeColor="text1"/>
          <w:kern w:val="2"/>
          <w:sz w:val="30"/>
          <w:szCs w:val="30"/>
          <w:lang w:val="en-US" w:bidi="ar-SA"/>
        </w:rPr>
        <w:t>。</w:t>
      </w:r>
    </w:p>
    <w:p w:rsidR="00B2375B" w:rsidRDefault="00E07970">
      <w:pPr>
        <w:spacing w:line="360" w:lineRule="auto"/>
        <w:ind w:firstLineChars="200" w:firstLine="600"/>
        <w:rPr>
          <w:rFonts w:ascii="等线" w:eastAsia="等线" w:hAnsi="等线" w:cs="宋体"/>
          <w:bCs/>
          <w:sz w:val="30"/>
          <w:szCs w:val="30"/>
        </w:rPr>
      </w:pPr>
      <w:r>
        <w:rPr>
          <w:rFonts w:ascii="等线" w:eastAsia="等线" w:hAnsi="等线" w:cs="宋体" w:hint="eastAsia"/>
          <w:b/>
          <w:bCs/>
          <w:sz w:val="30"/>
          <w:szCs w:val="30"/>
        </w:rPr>
        <w:lastRenderedPageBreak/>
        <w:t>学位论文质量仍有进一步提高的空间</w:t>
      </w:r>
      <w:r>
        <w:rPr>
          <w:rFonts w:ascii="等线" w:eastAsia="等线" w:hAnsi="等线" w:cs="宋体" w:hint="eastAsia"/>
          <w:bCs/>
          <w:sz w:val="30"/>
          <w:szCs w:val="30"/>
        </w:rPr>
        <w:t>。在国务院教育督导委员会办公室组织的博士学位抽检和江苏省学位办组织的硕士学位论文抽检中，我校尚存在“问题论文”；博士学位授予质量标准过于单一，不能完全反映出博士生培养的特色和多元化目标要求。</w:t>
      </w:r>
    </w:p>
    <w:p w:rsidR="00B2375B" w:rsidRDefault="00B2375B">
      <w:pPr>
        <w:pStyle w:val="a8"/>
        <w:spacing w:line="360" w:lineRule="auto"/>
        <w:ind w:firstLine="600"/>
        <w:jc w:val="left"/>
        <w:rPr>
          <w:rFonts w:ascii="等线" w:eastAsia="等线" w:hAnsi="等线" w:cs="仿宋"/>
          <w:sz w:val="30"/>
          <w:szCs w:val="30"/>
        </w:rPr>
      </w:pPr>
    </w:p>
    <w:p w:rsidR="00B2375B" w:rsidRDefault="00E07970">
      <w:pPr>
        <w:pStyle w:val="a8"/>
        <w:numPr>
          <w:ilvl w:val="0"/>
          <w:numId w:val="1"/>
        </w:numPr>
        <w:spacing w:line="360" w:lineRule="auto"/>
        <w:ind w:firstLineChars="0"/>
        <w:jc w:val="left"/>
        <w:rPr>
          <w:rFonts w:ascii="等线" w:eastAsia="等线" w:hAnsi="等线" w:cs="仿宋"/>
          <w:sz w:val="30"/>
          <w:szCs w:val="30"/>
        </w:rPr>
      </w:pPr>
      <w:r>
        <w:rPr>
          <w:rFonts w:ascii="等线" w:eastAsia="等线" w:hAnsi="等线" w:cs="仿宋" w:hint="eastAsia"/>
          <w:b/>
          <w:bCs/>
          <w:sz w:val="30"/>
          <w:szCs w:val="30"/>
        </w:rPr>
        <w:t>规划目标与建设思路</w:t>
      </w:r>
    </w:p>
    <w:p w:rsidR="00B2375B" w:rsidRDefault="00B2375B">
      <w:pPr>
        <w:pStyle w:val="a8"/>
        <w:spacing w:line="360" w:lineRule="auto"/>
        <w:ind w:left="420" w:firstLineChars="0" w:firstLine="0"/>
        <w:jc w:val="left"/>
        <w:rPr>
          <w:rFonts w:ascii="等线" w:eastAsia="等线" w:hAnsi="等线" w:cs="仿宋"/>
          <w:sz w:val="30"/>
          <w:szCs w:val="30"/>
        </w:rPr>
      </w:pPr>
    </w:p>
    <w:p w:rsidR="00B2375B" w:rsidRDefault="00E07970">
      <w:pPr>
        <w:spacing w:line="360" w:lineRule="auto"/>
        <w:jc w:val="left"/>
        <w:rPr>
          <w:rFonts w:ascii="等线" w:eastAsia="等线" w:hAnsi="等线" w:cs="仿宋"/>
          <w:b/>
          <w:bCs/>
          <w:sz w:val="30"/>
          <w:szCs w:val="30"/>
        </w:rPr>
      </w:pPr>
      <w:r>
        <w:rPr>
          <w:rFonts w:ascii="等线" w:eastAsia="等线" w:hAnsi="等线" w:cs="仿宋" w:hint="eastAsia"/>
          <w:b/>
          <w:bCs/>
          <w:sz w:val="30"/>
          <w:szCs w:val="30"/>
        </w:rPr>
        <w:t>（一）规划目标：</w:t>
      </w:r>
    </w:p>
    <w:p w:rsidR="00B2375B" w:rsidRDefault="00E07970">
      <w:pPr>
        <w:pStyle w:val="a8"/>
        <w:spacing w:line="360" w:lineRule="auto"/>
        <w:ind w:firstLine="600"/>
        <w:jc w:val="left"/>
        <w:rPr>
          <w:rFonts w:ascii="等线" w:eastAsia="等线" w:hAnsi="等线" w:cs="仿宋"/>
          <w:sz w:val="30"/>
          <w:szCs w:val="30"/>
        </w:rPr>
      </w:pPr>
      <w:r>
        <w:rPr>
          <w:rFonts w:ascii="等线" w:eastAsia="等线" w:hAnsi="等线" w:cs="仿宋" w:hint="eastAsia"/>
          <w:sz w:val="30"/>
          <w:szCs w:val="30"/>
        </w:rPr>
        <w:t>总体目标:积极落实习近平总书记对研究生教育工作做出的重要指示，坚持“四为”方针，建设和完善南京大学特色的研究生教育体系，提升导师队伍水平，瞄准科技前沿和关键领域，加快培养国家急需的高层次人才，为坚持和发展中国特色社会主义、实现中华民族伟大复兴的中国梦作出贡献。</w:t>
      </w:r>
    </w:p>
    <w:p w:rsidR="00B2375B" w:rsidRDefault="00E07970">
      <w:pPr>
        <w:pStyle w:val="a8"/>
        <w:spacing w:line="360" w:lineRule="auto"/>
        <w:ind w:firstLine="600"/>
        <w:jc w:val="left"/>
        <w:rPr>
          <w:rFonts w:ascii="等线" w:eastAsia="等线" w:hAnsi="等线" w:cs="仿宋"/>
          <w:sz w:val="30"/>
          <w:szCs w:val="30"/>
        </w:rPr>
      </w:pPr>
      <w:r>
        <w:rPr>
          <w:rFonts w:ascii="等线" w:eastAsia="等线" w:hAnsi="等线" w:cs="仿宋" w:hint="eastAsia"/>
          <w:sz w:val="30"/>
          <w:szCs w:val="30"/>
        </w:rPr>
        <w:t>具体规划：</w:t>
      </w:r>
    </w:p>
    <w:p w:rsidR="00B2375B" w:rsidRDefault="00E07970">
      <w:pPr>
        <w:pStyle w:val="a8"/>
        <w:spacing w:line="360" w:lineRule="auto"/>
        <w:ind w:firstLine="600"/>
        <w:jc w:val="left"/>
        <w:rPr>
          <w:rFonts w:ascii="等线" w:eastAsia="等线" w:hAnsi="等线" w:cs="仿宋"/>
          <w:sz w:val="30"/>
          <w:szCs w:val="30"/>
        </w:rPr>
      </w:pPr>
      <w:r>
        <w:rPr>
          <w:rFonts w:ascii="等线" w:eastAsia="等线" w:hAnsi="等线" w:cs="仿宋" w:hint="eastAsia"/>
          <w:sz w:val="30"/>
          <w:szCs w:val="30"/>
        </w:rPr>
        <w:t>健全研究生“立德树人”综合协同机制，建立“学校—部门—院系—导师”四级责任体系运行制度，搭建导学互动平台。把思想政治教育工作融入创新型人才培养和社会实践教育等各个环节，提升思政育人成效。优化成长成才内涵机制，整体提升研究生资助保障水平，突出</w:t>
      </w:r>
      <w:r>
        <w:rPr>
          <w:rFonts w:ascii="等线" w:eastAsia="等线" w:hAnsi="等线" w:cs="仿宋"/>
          <w:sz w:val="30"/>
          <w:szCs w:val="30"/>
        </w:rPr>
        <w:t>立德树人中导师与院系的作用，</w:t>
      </w:r>
      <w:r>
        <w:rPr>
          <w:rFonts w:ascii="等线" w:eastAsia="等线" w:hAnsi="等线" w:cs="仿宋" w:hint="eastAsia"/>
          <w:sz w:val="30"/>
          <w:szCs w:val="30"/>
        </w:rPr>
        <w:t>彰显卓越引领效应。</w:t>
      </w:r>
    </w:p>
    <w:p w:rsidR="00B2375B" w:rsidRDefault="00E07970">
      <w:pPr>
        <w:spacing w:line="360" w:lineRule="auto"/>
        <w:ind w:firstLineChars="200" w:firstLine="600"/>
        <w:rPr>
          <w:rFonts w:ascii="等线" w:eastAsia="等线" w:hAnsi="等线" w:cs="仿宋"/>
          <w:sz w:val="30"/>
          <w:szCs w:val="30"/>
        </w:rPr>
      </w:pPr>
      <w:r>
        <w:rPr>
          <w:rFonts w:ascii="等线" w:eastAsia="等线" w:hAnsi="等线" w:cs="仿宋" w:hint="eastAsia"/>
          <w:sz w:val="30"/>
          <w:szCs w:val="30"/>
        </w:rPr>
        <w:t>构建“中国特色、世界一流、南大风格”的博士研究生拔尖创新人才培养方案和质量标准，打造新时代中国研究型大学博士研</w:t>
      </w:r>
      <w:r>
        <w:rPr>
          <w:rFonts w:ascii="等线" w:eastAsia="等线" w:hAnsi="等线" w:cs="仿宋" w:hint="eastAsia"/>
          <w:sz w:val="30"/>
          <w:szCs w:val="30"/>
        </w:rPr>
        <w:lastRenderedPageBreak/>
        <w:t>究生拔尖创新人才培养体系的“南大品牌”，培养堪当民族复兴大任的顶尖科学家、未来思想家和高层次应用型人才。</w:t>
      </w:r>
    </w:p>
    <w:p w:rsidR="00B2375B" w:rsidRDefault="00E07970">
      <w:pPr>
        <w:spacing w:line="360" w:lineRule="auto"/>
        <w:ind w:firstLineChars="200" w:firstLine="600"/>
        <w:rPr>
          <w:rFonts w:ascii="等线" w:eastAsia="等线" w:hAnsi="等线" w:cs="宋体"/>
          <w:bCs/>
          <w:sz w:val="30"/>
          <w:szCs w:val="30"/>
        </w:rPr>
      </w:pPr>
      <w:r>
        <w:rPr>
          <w:rFonts w:ascii="等线" w:eastAsia="等线" w:hAnsi="等线" w:cs="宋体" w:hint="eastAsia"/>
          <w:bCs/>
          <w:sz w:val="30"/>
          <w:szCs w:val="30"/>
        </w:rPr>
        <w:t>深化“四三三”博士生培养博士改革，努力为新时代博士生培养提供一个具有示范性的“南大标准”。聚焦“立德树人”和“人才培养的本质内涵”这两个根本问题，建立新时代博士学位授予质量标准和保障体系，为国家建设和社会经济发展输送一大批高层次、创新型的领军人才。</w:t>
      </w:r>
    </w:p>
    <w:p w:rsidR="00B2375B" w:rsidRDefault="00B2375B">
      <w:pPr>
        <w:pStyle w:val="a8"/>
        <w:spacing w:line="360" w:lineRule="auto"/>
        <w:ind w:firstLine="600"/>
        <w:jc w:val="left"/>
        <w:rPr>
          <w:rFonts w:ascii="等线" w:eastAsia="等线" w:hAnsi="等线" w:cs="仿宋"/>
          <w:sz w:val="30"/>
          <w:szCs w:val="30"/>
        </w:rPr>
      </w:pPr>
    </w:p>
    <w:p w:rsidR="00B2375B" w:rsidRDefault="00E07970">
      <w:pPr>
        <w:spacing w:line="360" w:lineRule="auto"/>
        <w:jc w:val="left"/>
        <w:rPr>
          <w:rFonts w:ascii="等线" w:eastAsia="等线" w:hAnsi="等线" w:cs="仿宋"/>
          <w:b/>
          <w:bCs/>
          <w:sz w:val="30"/>
          <w:szCs w:val="30"/>
        </w:rPr>
      </w:pPr>
      <w:r>
        <w:rPr>
          <w:rFonts w:ascii="等线" w:eastAsia="等线" w:hAnsi="等线" w:cs="仿宋" w:hint="eastAsia"/>
          <w:b/>
          <w:bCs/>
          <w:sz w:val="30"/>
          <w:szCs w:val="30"/>
        </w:rPr>
        <w:t>（二）发展战略与建设思路：</w:t>
      </w:r>
    </w:p>
    <w:p w:rsidR="00B2375B" w:rsidRDefault="00E07970">
      <w:pPr>
        <w:pStyle w:val="a8"/>
        <w:spacing w:line="360" w:lineRule="auto"/>
        <w:ind w:firstLine="600"/>
        <w:jc w:val="left"/>
        <w:rPr>
          <w:rFonts w:ascii="等线" w:eastAsia="等线" w:hAnsi="等线" w:cs="仿宋"/>
          <w:sz w:val="30"/>
          <w:szCs w:val="30"/>
        </w:rPr>
      </w:pPr>
      <w:r>
        <w:rPr>
          <w:rFonts w:ascii="等线" w:eastAsia="等线" w:hAnsi="等线" w:cs="仿宋" w:hint="eastAsia"/>
          <w:sz w:val="30"/>
          <w:szCs w:val="30"/>
        </w:rPr>
        <w:t>深入贯彻落实习近平新时代中国特色社会主义思想，在学校党委的统一领导下，围绕学校“双一流”建设和实现“第一个南大”的总体目标，以“立德树人”思想政治教育为核心，以深化研究生教育综合改革为背景，以“熔炉工程”建设为框架，以思想引领和服务保障为主线，聚焦研究生思政教育“三全育人”协同治理能力提升，全面打造“五育并举”成长成才综合平台。</w:t>
      </w:r>
    </w:p>
    <w:p w:rsidR="00B2375B" w:rsidRDefault="00E07970">
      <w:pPr>
        <w:ind w:firstLineChars="200" w:firstLine="600"/>
        <w:rPr>
          <w:rFonts w:ascii="等线" w:eastAsia="等线" w:hAnsi="等线" w:cs="宋体"/>
          <w:bCs/>
          <w:sz w:val="30"/>
          <w:szCs w:val="30"/>
        </w:rPr>
      </w:pPr>
      <w:r>
        <w:rPr>
          <w:rFonts w:ascii="等线" w:eastAsia="等线" w:hAnsi="等线" w:cs="仿宋" w:hint="eastAsia"/>
          <w:sz w:val="30"/>
          <w:szCs w:val="30"/>
        </w:rPr>
        <w:t>2022年，博士研究生拔尖创新人才培养取得初步成效，确立博士研究生拔尖创新人才培养的“南大品牌”，发挥较好的示范引领作用。</w:t>
      </w:r>
      <w:r>
        <w:rPr>
          <w:rFonts w:ascii="等线" w:eastAsia="等线" w:hAnsi="等线" w:cs="宋体" w:hint="eastAsia"/>
          <w:bCs/>
          <w:sz w:val="30"/>
          <w:szCs w:val="30"/>
        </w:rPr>
        <w:t>初步建成我校博士研究生学位授予质量标准和学位论文质量保障体系，实施博士研究生多元化的评价方案、严格学位授予的全过程管理。</w:t>
      </w:r>
    </w:p>
    <w:p w:rsidR="00B2375B" w:rsidRDefault="00E07970">
      <w:pPr>
        <w:ind w:firstLineChars="200" w:firstLine="600"/>
        <w:rPr>
          <w:rFonts w:ascii="等线" w:eastAsia="等线" w:hAnsi="等线" w:cs="仿宋"/>
          <w:sz w:val="30"/>
          <w:szCs w:val="30"/>
        </w:rPr>
      </w:pPr>
      <w:r>
        <w:rPr>
          <w:rFonts w:ascii="等线" w:eastAsia="等线" w:hAnsi="等线" w:cs="仿宋" w:hint="eastAsia"/>
          <w:sz w:val="30"/>
          <w:szCs w:val="30"/>
        </w:rPr>
        <w:t>202</w:t>
      </w:r>
      <w:r>
        <w:rPr>
          <w:rFonts w:ascii="等线" w:eastAsia="等线" w:hAnsi="等线" w:cs="仿宋"/>
          <w:sz w:val="30"/>
          <w:szCs w:val="30"/>
        </w:rPr>
        <w:t>5</w:t>
      </w:r>
      <w:r>
        <w:rPr>
          <w:rFonts w:ascii="等线" w:eastAsia="等线" w:hAnsi="等线" w:cs="仿宋" w:hint="eastAsia"/>
          <w:sz w:val="30"/>
          <w:szCs w:val="30"/>
        </w:rPr>
        <w:t>年，人才培养能力和培养质量显著跃升，成为博士研究生拔尖创新人才培养</w:t>
      </w:r>
      <w:r>
        <w:rPr>
          <w:rFonts w:ascii="等线" w:eastAsia="等线" w:hAnsi="等线" w:cs="仿宋"/>
          <w:sz w:val="30"/>
          <w:szCs w:val="30"/>
        </w:rPr>
        <w:t>“</w:t>
      </w:r>
      <w:r>
        <w:rPr>
          <w:rFonts w:ascii="等线" w:eastAsia="等线" w:hAnsi="等线" w:cs="仿宋" w:hint="eastAsia"/>
          <w:sz w:val="30"/>
          <w:szCs w:val="30"/>
        </w:rPr>
        <w:t>新高地</w:t>
      </w:r>
      <w:r>
        <w:rPr>
          <w:rFonts w:ascii="等线" w:eastAsia="等线" w:hAnsi="等线" w:cs="仿宋"/>
          <w:sz w:val="30"/>
          <w:szCs w:val="30"/>
        </w:rPr>
        <w:t>”</w:t>
      </w:r>
      <w:r>
        <w:rPr>
          <w:rFonts w:ascii="等线" w:eastAsia="等线" w:hAnsi="等线" w:cs="仿宋" w:hint="eastAsia"/>
          <w:sz w:val="30"/>
          <w:szCs w:val="30"/>
        </w:rPr>
        <w:t>；“南大方案”成国内领先、美誉度</w:t>
      </w:r>
      <w:r>
        <w:rPr>
          <w:rFonts w:ascii="等线" w:eastAsia="等线" w:hAnsi="等线" w:cs="仿宋" w:hint="eastAsia"/>
          <w:sz w:val="30"/>
          <w:szCs w:val="30"/>
        </w:rPr>
        <w:lastRenderedPageBreak/>
        <w:t>高、影响力大、示范引领作用显著的拔尖创新人才培养品牌。</w:t>
      </w:r>
      <w:r>
        <w:rPr>
          <w:rFonts w:ascii="等线" w:eastAsia="等线" w:hAnsi="等线" w:cs="宋体" w:hint="eastAsia"/>
          <w:bCs/>
          <w:sz w:val="30"/>
          <w:szCs w:val="30"/>
        </w:rPr>
        <w:t>通过多元化的学位授予质量评价方案和多层次的责任体系建设，促进博士生系统性和创造性开展科学研究工作，进一步提高博士研究生论文质量和科研能力水平，推动我校高层次人才培养和学科特色体系建设。</w:t>
      </w:r>
    </w:p>
    <w:p w:rsidR="00B2375B" w:rsidRDefault="00B2375B">
      <w:pPr>
        <w:pStyle w:val="a8"/>
        <w:spacing w:line="360" w:lineRule="auto"/>
        <w:ind w:firstLine="600"/>
        <w:jc w:val="left"/>
        <w:rPr>
          <w:rFonts w:ascii="等线" w:eastAsia="等线" w:hAnsi="等线" w:cs="仿宋"/>
          <w:sz w:val="30"/>
          <w:szCs w:val="30"/>
        </w:rPr>
      </w:pPr>
    </w:p>
    <w:p w:rsidR="00B2375B" w:rsidRDefault="00E07970">
      <w:pPr>
        <w:pStyle w:val="a8"/>
        <w:numPr>
          <w:ilvl w:val="0"/>
          <w:numId w:val="1"/>
        </w:numPr>
        <w:spacing w:line="360" w:lineRule="auto"/>
        <w:ind w:left="0" w:firstLine="600"/>
        <w:jc w:val="left"/>
        <w:rPr>
          <w:rFonts w:ascii="等线" w:eastAsia="等线" w:hAnsi="等线" w:cs="仿宋"/>
          <w:b/>
          <w:bCs/>
          <w:sz w:val="30"/>
          <w:szCs w:val="30"/>
        </w:rPr>
      </w:pPr>
      <w:r>
        <w:rPr>
          <w:rFonts w:ascii="等线" w:eastAsia="等线" w:hAnsi="等线" w:cs="仿宋" w:hint="eastAsia"/>
          <w:b/>
          <w:bCs/>
          <w:sz w:val="30"/>
          <w:szCs w:val="30"/>
        </w:rPr>
        <w:t>建设内容</w:t>
      </w:r>
    </w:p>
    <w:p w:rsidR="00B2375B" w:rsidRDefault="00E07970">
      <w:pPr>
        <w:spacing w:line="360" w:lineRule="auto"/>
        <w:rPr>
          <w:rFonts w:ascii="等线" w:eastAsia="等线" w:hAnsi="等线" w:cs="仿宋"/>
          <w:sz w:val="30"/>
          <w:szCs w:val="30"/>
        </w:rPr>
      </w:pPr>
      <w:r>
        <w:rPr>
          <w:rFonts w:ascii="等线" w:eastAsia="等线" w:hAnsi="等线" w:cs="仿宋" w:hint="eastAsia"/>
          <w:sz w:val="30"/>
          <w:szCs w:val="30"/>
        </w:rPr>
        <w:t>(一)主要任务</w:t>
      </w:r>
    </w:p>
    <w:p w:rsidR="00B2375B" w:rsidRDefault="00E07970">
      <w:pPr>
        <w:spacing w:line="360" w:lineRule="auto"/>
        <w:ind w:firstLineChars="200" w:firstLine="600"/>
        <w:rPr>
          <w:rFonts w:ascii="等线" w:eastAsia="等线" w:hAnsi="等线" w:cs="宋体"/>
          <w:bCs/>
          <w:sz w:val="30"/>
          <w:szCs w:val="30"/>
        </w:rPr>
      </w:pPr>
      <w:r>
        <w:rPr>
          <w:rFonts w:ascii="等线" w:eastAsia="等线" w:hAnsi="等线" w:cs="仿宋" w:hint="eastAsia"/>
          <w:sz w:val="30"/>
          <w:szCs w:val="30"/>
        </w:rPr>
        <w:t>夯实研究生思政教育四级责任体系，全员全过程全方位构建思想政治教育协同机制。创新招生宣传模式，优化招生选拔方式，不断提高生源质量。健全全过程培养质量反馈机制，完善招生名额分配机制。实施卓越研究生培养行动计划。</w:t>
      </w:r>
      <w:r>
        <w:rPr>
          <w:rFonts w:ascii="等线" w:eastAsia="等线" w:hAnsi="等线" w:cs="宋体" w:hint="eastAsia"/>
          <w:bCs/>
          <w:sz w:val="30"/>
          <w:szCs w:val="30"/>
        </w:rPr>
        <w:t>健全学位论文质量保障体系，进一步提高学位论文质量水平；加强导师队伍建设</w:t>
      </w:r>
      <w:r>
        <w:rPr>
          <w:rFonts w:ascii="等线" w:eastAsia="等线" w:hAnsi="等线" w:cs="宋体" w:hint="eastAsia"/>
          <w:b/>
          <w:bCs/>
          <w:sz w:val="30"/>
          <w:szCs w:val="30"/>
        </w:rPr>
        <w:t>，</w:t>
      </w:r>
      <w:r>
        <w:rPr>
          <w:rFonts w:ascii="等线" w:eastAsia="等线" w:hAnsi="等线" w:cs="宋体" w:hint="eastAsia"/>
          <w:bCs/>
          <w:sz w:val="30"/>
          <w:szCs w:val="30"/>
        </w:rPr>
        <w:t>健全导师评价机制；健全学位授予质量责任体系建设。</w:t>
      </w:r>
    </w:p>
    <w:p w:rsidR="00B2375B" w:rsidRDefault="00E07970">
      <w:pPr>
        <w:pStyle w:val="a8"/>
        <w:numPr>
          <w:ilvl w:val="0"/>
          <w:numId w:val="2"/>
        </w:numPr>
        <w:spacing w:line="360" w:lineRule="auto"/>
        <w:ind w:firstLineChars="0"/>
        <w:rPr>
          <w:rFonts w:ascii="等线" w:eastAsia="等线" w:hAnsi="等线" w:cs="宋体"/>
          <w:bCs/>
          <w:sz w:val="30"/>
          <w:szCs w:val="30"/>
        </w:rPr>
      </w:pPr>
      <w:r>
        <w:rPr>
          <w:rFonts w:ascii="等线" w:eastAsia="等线" w:hAnsi="等线" w:cs="仿宋" w:hint="eastAsia"/>
          <w:sz w:val="30"/>
          <w:szCs w:val="30"/>
        </w:rPr>
        <w:t>重点突破</w:t>
      </w:r>
    </w:p>
    <w:p w:rsidR="00B2375B" w:rsidRDefault="00E07970">
      <w:pPr>
        <w:spacing w:line="360" w:lineRule="auto"/>
        <w:rPr>
          <w:rFonts w:ascii="等线" w:eastAsia="等线" w:hAnsi="等线" w:cs="仿宋"/>
          <w:sz w:val="30"/>
          <w:szCs w:val="30"/>
        </w:rPr>
      </w:pPr>
      <w:r>
        <w:rPr>
          <w:rFonts w:ascii="等线" w:eastAsia="等线" w:hAnsi="等线" w:cs="仿宋" w:hint="eastAsia"/>
          <w:sz w:val="30"/>
          <w:szCs w:val="30"/>
        </w:rPr>
        <w:t>1</w:t>
      </w:r>
      <w:r>
        <w:rPr>
          <w:rFonts w:ascii="等线" w:eastAsia="等线" w:hAnsi="等线" w:cs="仿宋"/>
          <w:sz w:val="30"/>
          <w:szCs w:val="30"/>
        </w:rPr>
        <w:t>.</w:t>
      </w:r>
      <w:r>
        <w:rPr>
          <w:rFonts w:ascii="等线" w:eastAsia="等线" w:hAnsi="等线" w:cs="仿宋" w:hint="eastAsia"/>
          <w:sz w:val="30"/>
          <w:szCs w:val="30"/>
        </w:rPr>
        <w:t>以立德树人为核心，充分发挥思政育人协同体系的功能作用。</w:t>
      </w:r>
    </w:p>
    <w:p w:rsidR="00B2375B" w:rsidRDefault="00E07970">
      <w:pPr>
        <w:spacing w:line="360" w:lineRule="auto"/>
        <w:rPr>
          <w:rFonts w:ascii="等线" w:eastAsia="等线" w:hAnsi="等线" w:cs="仿宋"/>
          <w:sz w:val="30"/>
          <w:szCs w:val="30"/>
        </w:rPr>
      </w:pPr>
      <w:r>
        <w:rPr>
          <w:rFonts w:ascii="等线" w:eastAsia="等线" w:hAnsi="等线" w:cs="仿宋" w:hint="eastAsia"/>
          <w:sz w:val="30"/>
          <w:szCs w:val="30"/>
        </w:rPr>
        <w:t>2</w:t>
      </w:r>
      <w:r>
        <w:rPr>
          <w:rFonts w:ascii="等线" w:eastAsia="等线" w:hAnsi="等线" w:cs="仿宋"/>
          <w:sz w:val="30"/>
          <w:szCs w:val="30"/>
        </w:rPr>
        <w:t>.</w:t>
      </w:r>
      <w:r>
        <w:rPr>
          <w:rFonts w:ascii="等线" w:eastAsia="等线" w:hAnsi="等线" w:cs="仿宋" w:hint="eastAsia"/>
          <w:sz w:val="30"/>
          <w:szCs w:val="30"/>
        </w:rPr>
        <w:t>瞄准国家经济社会发展主战场，在专业学位尤其是专业博士招生中有更大作为。</w:t>
      </w:r>
    </w:p>
    <w:p w:rsidR="00B2375B" w:rsidRDefault="00E07970">
      <w:pPr>
        <w:spacing w:line="360" w:lineRule="auto"/>
        <w:rPr>
          <w:rFonts w:ascii="等线" w:eastAsia="等线" w:hAnsi="等线" w:cs="仿宋"/>
          <w:sz w:val="30"/>
          <w:szCs w:val="30"/>
        </w:rPr>
      </w:pPr>
      <w:r>
        <w:rPr>
          <w:rFonts w:ascii="等线" w:eastAsia="等线" w:hAnsi="等线" w:cs="仿宋" w:hint="eastAsia"/>
          <w:sz w:val="30"/>
          <w:szCs w:val="30"/>
        </w:rPr>
        <w:t>3．持续深入推进新时代研究生教育教学改革，让研究生教育的南大品牌产生更大影响。</w:t>
      </w:r>
    </w:p>
    <w:p w:rsidR="00B2375B" w:rsidRDefault="00E07970">
      <w:pPr>
        <w:spacing w:line="360" w:lineRule="auto"/>
        <w:rPr>
          <w:rFonts w:ascii="等线" w:eastAsia="等线" w:hAnsi="等线" w:cs="仿宋"/>
          <w:sz w:val="30"/>
          <w:szCs w:val="30"/>
        </w:rPr>
      </w:pPr>
      <w:r>
        <w:rPr>
          <w:rFonts w:ascii="等线" w:eastAsia="等线" w:hAnsi="等线" w:cs="仿宋" w:hint="eastAsia"/>
          <w:sz w:val="30"/>
          <w:szCs w:val="30"/>
        </w:rPr>
        <w:t>4</w:t>
      </w:r>
      <w:r>
        <w:rPr>
          <w:rFonts w:ascii="等线" w:eastAsia="等线" w:hAnsi="等线" w:cs="仿宋"/>
          <w:sz w:val="30"/>
          <w:szCs w:val="30"/>
        </w:rPr>
        <w:t>.</w:t>
      </w:r>
      <w:r>
        <w:rPr>
          <w:rFonts w:ascii="等线" w:eastAsia="等线" w:hAnsi="等线" w:cs="仿宋" w:hint="eastAsia"/>
          <w:sz w:val="30"/>
          <w:szCs w:val="30"/>
        </w:rPr>
        <w:t>研制新的学位论文质量标准，构建新时代学位论文质量管理的南大模式。</w:t>
      </w:r>
    </w:p>
    <w:p w:rsidR="00B2375B" w:rsidRDefault="00B2375B">
      <w:pPr>
        <w:spacing w:line="360" w:lineRule="auto"/>
        <w:rPr>
          <w:rFonts w:ascii="等线" w:eastAsia="等线" w:hAnsi="等线" w:cs="仿宋"/>
          <w:sz w:val="30"/>
          <w:szCs w:val="30"/>
        </w:rPr>
      </w:pPr>
    </w:p>
    <w:p w:rsidR="00B2375B" w:rsidRDefault="00E07970">
      <w:pPr>
        <w:pStyle w:val="a8"/>
        <w:numPr>
          <w:ilvl w:val="0"/>
          <w:numId w:val="1"/>
        </w:numPr>
        <w:spacing w:line="360" w:lineRule="auto"/>
        <w:ind w:firstLineChars="0"/>
        <w:rPr>
          <w:rFonts w:ascii="黑体" w:eastAsia="黑体" w:hAnsi="黑体" w:cs="黑体"/>
          <w:sz w:val="32"/>
          <w:szCs w:val="32"/>
        </w:rPr>
      </w:pPr>
      <w:r>
        <w:rPr>
          <w:rFonts w:ascii="黑体" w:eastAsia="黑体" w:hAnsi="黑体" w:cs="黑体" w:hint="eastAsia"/>
          <w:sz w:val="32"/>
          <w:szCs w:val="32"/>
        </w:rPr>
        <w:t>实施方案</w:t>
      </w:r>
    </w:p>
    <w:p w:rsidR="00B2375B" w:rsidRDefault="00E07970">
      <w:pPr>
        <w:pStyle w:val="a8"/>
        <w:numPr>
          <w:ilvl w:val="0"/>
          <w:numId w:val="3"/>
        </w:numPr>
        <w:spacing w:line="360" w:lineRule="auto"/>
        <w:ind w:firstLineChars="0"/>
        <w:rPr>
          <w:rFonts w:ascii="黑体" w:eastAsia="黑体" w:hAnsi="黑体" w:cs="黑体"/>
          <w:sz w:val="32"/>
          <w:szCs w:val="32"/>
        </w:rPr>
      </w:pPr>
      <w:r>
        <w:rPr>
          <w:rFonts w:ascii="黑体" w:eastAsia="黑体" w:hAnsi="黑体" w:cs="黑体" w:hint="eastAsia"/>
          <w:sz w:val="32"/>
          <w:szCs w:val="32"/>
        </w:rPr>
        <w:t>建设方案</w:t>
      </w:r>
    </w:p>
    <w:p w:rsidR="00B2375B" w:rsidRDefault="00E07970">
      <w:pPr>
        <w:pStyle w:val="a8"/>
        <w:spacing w:line="360" w:lineRule="auto"/>
        <w:ind w:left="720" w:firstLine="640"/>
        <w:rPr>
          <w:rFonts w:ascii="仿宋" w:eastAsia="仿宋" w:hAnsi="仿宋" w:cs="黑体"/>
          <w:sz w:val="32"/>
          <w:szCs w:val="32"/>
        </w:rPr>
      </w:pPr>
      <w:r>
        <w:rPr>
          <w:rFonts w:ascii="仿宋" w:eastAsia="仿宋" w:hAnsi="仿宋" w:cs="黑体" w:hint="eastAsia"/>
          <w:sz w:val="32"/>
          <w:szCs w:val="32"/>
        </w:rPr>
        <w:t>将研究生院十四五期间建设内容分解为</w:t>
      </w:r>
      <w:r>
        <w:rPr>
          <w:rFonts w:ascii="仿宋" w:eastAsia="仿宋" w:hAnsi="仿宋" w:cs="黑体"/>
          <w:b/>
          <w:sz w:val="32"/>
          <w:szCs w:val="32"/>
        </w:rPr>
        <w:t>5</w:t>
      </w:r>
      <w:r>
        <w:rPr>
          <w:rFonts w:ascii="仿宋" w:eastAsia="仿宋" w:hAnsi="仿宋" w:cs="黑体" w:hint="eastAsia"/>
          <w:b/>
          <w:sz w:val="32"/>
          <w:szCs w:val="32"/>
        </w:rPr>
        <w:t>大质量提升工程共</w:t>
      </w:r>
      <w:r>
        <w:rPr>
          <w:rFonts w:ascii="仿宋" w:eastAsia="仿宋" w:hAnsi="仿宋" w:cs="黑体"/>
          <w:b/>
          <w:sz w:val="32"/>
          <w:szCs w:val="32"/>
        </w:rPr>
        <w:t>10</w:t>
      </w:r>
      <w:r>
        <w:rPr>
          <w:rFonts w:ascii="仿宋" w:eastAsia="仿宋" w:hAnsi="仿宋" w:cs="黑体" w:hint="eastAsia"/>
          <w:b/>
          <w:sz w:val="32"/>
          <w:szCs w:val="32"/>
        </w:rPr>
        <w:t>项行动计划</w:t>
      </w:r>
      <w:r>
        <w:rPr>
          <w:rFonts w:ascii="仿宋" w:eastAsia="仿宋" w:hAnsi="仿宋" w:cs="黑体" w:hint="eastAsia"/>
          <w:sz w:val="32"/>
          <w:szCs w:val="32"/>
        </w:rPr>
        <w:t>，各办公室主任负责实施。</w:t>
      </w:r>
    </w:p>
    <w:p w:rsidR="00B2375B" w:rsidRDefault="00B2375B">
      <w:pPr>
        <w:pStyle w:val="a8"/>
        <w:spacing w:line="360" w:lineRule="auto"/>
        <w:ind w:left="720" w:firstLineChars="0" w:firstLine="0"/>
        <w:rPr>
          <w:rFonts w:ascii="黑体" w:eastAsia="黑体" w:hAnsi="黑体" w:cs="黑体"/>
          <w:sz w:val="32"/>
          <w:szCs w:val="32"/>
        </w:rPr>
      </w:pPr>
    </w:p>
    <w:p w:rsidR="00B2375B" w:rsidRDefault="00E07970">
      <w:pPr>
        <w:pStyle w:val="a8"/>
        <w:numPr>
          <w:ilvl w:val="0"/>
          <w:numId w:val="3"/>
        </w:numPr>
        <w:spacing w:line="360" w:lineRule="auto"/>
        <w:ind w:firstLineChars="0"/>
        <w:jc w:val="left"/>
        <w:rPr>
          <w:rFonts w:ascii="等线" w:eastAsia="等线" w:hAnsi="等线" w:cs="仿宋"/>
          <w:b/>
          <w:sz w:val="30"/>
          <w:szCs w:val="30"/>
        </w:rPr>
      </w:pPr>
      <w:r>
        <w:rPr>
          <w:rFonts w:ascii="等线" w:eastAsia="等线" w:hAnsi="等线" w:cs="仿宋" w:hint="eastAsia"/>
          <w:b/>
          <w:sz w:val="30"/>
          <w:szCs w:val="30"/>
        </w:rPr>
        <w:t>行动计划</w:t>
      </w:r>
    </w:p>
    <w:p w:rsidR="00B2375B" w:rsidRDefault="00B2375B">
      <w:pPr>
        <w:spacing w:line="360" w:lineRule="auto"/>
        <w:jc w:val="left"/>
        <w:rPr>
          <w:rFonts w:ascii="等线" w:eastAsia="等线" w:hAnsi="等线" w:cs="仿宋"/>
          <w:b/>
          <w:bCs/>
          <w:sz w:val="30"/>
          <w:szCs w:val="30"/>
        </w:rPr>
      </w:pPr>
    </w:p>
    <w:p w:rsidR="00B2375B" w:rsidRDefault="00E07970">
      <w:pPr>
        <w:spacing w:line="360" w:lineRule="auto"/>
        <w:rPr>
          <w:rFonts w:ascii="等线" w:eastAsia="等线" w:hAnsi="等线" w:cs="仿宋"/>
          <w:b/>
          <w:sz w:val="30"/>
          <w:szCs w:val="30"/>
        </w:rPr>
      </w:pPr>
      <w:r>
        <w:rPr>
          <w:rFonts w:ascii="等线" w:eastAsia="等线" w:hAnsi="等线" w:cs="仿宋" w:hint="eastAsia"/>
          <w:b/>
          <w:sz w:val="30"/>
          <w:szCs w:val="30"/>
        </w:rPr>
        <w:t>（一）思想育人质量提升工程</w:t>
      </w:r>
    </w:p>
    <w:p w:rsidR="00B2375B" w:rsidRDefault="00E07970">
      <w:pPr>
        <w:spacing w:line="360" w:lineRule="auto"/>
        <w:rPr>
          <w:rFonts w:ascii="等线" w:eastAsia="等线" w:hAnsi="等线" w:cs="仿宋"/>
          <w:b/>
          <w:sz w:val="30"/>
          <w:szCs w:val="30"/>
        </w:rPr>
      </w:pPr>
      <w:r>
        <w:rPr>
          <w:rFonts w:ascii="等线" w:eastAsia="等线" w:hAnsi="等线" w:cs="仿宋" w:hint="eastAsia"/>
          <w:b/>
          <w:sz w:val="30"/>
          <w:szCs w:val="30"/>
        </w:rPr>
        <w:t>（</w:t>
      </w:r>
      <w:r>
        <w:rPr>
          <w:rFonts w:ascii="等线" w:eastAsia="等线" w:hAnsi="等线" w:cs="仿宋"/>
          <w:b/>
          <w:sz w:val="30"/>
          <w:szCs w:val="30"/>
        </w:rPr>
        <w:t>1）协同</w:t>
      </w:r>
      <w:r>
        <w:rPr>
          <w:rFonts w:ascii="等线" w:eastAsia="等线" w:hAnsi="等线" w:cs="仿宋" w:hint="eastAsia"/>
          <w:b/>
          <w:sz w:val="30"/>
          <w:szCs w:val="30"/>
        </w:rPr>
        <w:t>育人思政平台建设计划</w:t>
      </w:r>
    </w:p>
    <w:p w:rsidR="00B2375B" w:rsidRDefault="00E07970">
      <w:pPr>
        <w:spacing w:line="360" w:lineRule="auto"/>
        <w:ind w:firstLineChars="100" w:firstLine="300"/>
        <w:rPr>
          <w:rFonts w:ascii="等线" w:eastAsia="等线" w:hAnsi="等线" w:cs="仿宋"/>
          <w:sz w:val="30"/>
          <w:szCs w:val="30"/>
        </w:rPr>
      </w:pPr>
      <w:r>
        <w:rPr>
          <w:rFonts w:ascii="等线" w:eastAsia="等线" w:hAnsi="等线" w:cs="仿宋" w:hint="eastAsia"/>
          <w:sz w:val="30"/>
          <w:szCs w:val="30"/>
        </w:rPr>
        <w:t xml:space="preserve"> 健全研究生“三全育人”综合机制，打造“学校-部门-院系-导师”研究生思政教育四级责任体系，以爱国主义教育为核心、以培养德才兼备的高层次人才为目标，以国家需求和社会服务为导向、以导学互动机制为依托，构建协同育人思政平台。加强研究生学术道德规范教育的常态化和制度化建设，将学风建设融入研究生培养的各个环节。</w:t>
      </w:r>
    </w:p>
    <w:p w:rsidR="00B2375B" w:rsidRDefault="00E07970">
      <w:pPr>
        <w:spacing w:line="360" w:lineRule="auto"/>
        <w:rPr>
          <w:rFonts w:ascii="等线" w:eastAsia="等线" w:hAnsi="等线" w:cs="仿宋"/>
          <w:b/>
          <w:sz w:val="30"/>
          <w:szCs w:val="30"/>
        </w:rPr>
      </w:pPr>
      <w:r>
        <w:rPr>
          <w:rFonts w:ascii="等线" w:eastAsia="等线" w:hAnsi="等线" w:cs="仿宋" w:hint="eastAsia"/>
          <w:b/>
          <w:sz w:val="30"/>
          <w:szCs w:val="30"/>
        </w:rPr>
        <w:t>（</w:t>
      </w:r>
      <w:r>
        <w:rPr>
          <w:rFonts w:ascii="等线" w:eastAsia="等线" w:hAnsi="等线" w:cs="仿宋"/>
          <w:b/>
          <w:sz w:val="30"/>
          <w:szCs w:val="30"/>
        </w:rPr>
        <w:t>2) 博士生资助育人行动计划</w:t>
      </w:r>
    </w:p>
    <w:p w:rsidR="00B2375B" w:rsidRDefault="00E07970">
      <w:pPr>
        <w:spacing w:line="360" w:lineRule="auto"/>
        <w:ind w:firstLineChars="200" w:firstLine="600"/>
        <w:rPr>
          <w:rFonts w:ascii="等线" w:eastAsia="等线" w:hAnsi="等线" w:cs="仿宋"/>
          <w:sz w:val="30"/>
          <w:szCs w:val="30"/>
        </w:rPr>
      </w:pPr>
      <w:r>
        <w:rPr>
          <w:rFonts w:ascii="等线" w:eastAsia="等线" w:hAnsi="等线" w:cs="仿宋" w:hint="eastAsia"/>
          <w:sz w:val="30"/>
          <w:szCs w:val="30"/>
        </w:rPr>
        <w:t>优化以博士生成长为中心的综合保障激励机制。整合资源，在提升博士生基本保障水平的基础上，进一步推进博士生资助体系改革。落实导师立德树人根本任务，强化院系在研究生教育“内涵发展、提升质量”中的责任，通过英才计划、未来科学家等计划培养创新能力，实现卓越引领，助力新时期南京大学高层次人</w:t>
      </w:r>
      <w:r>
        <w:rPr>
          <w:rFonts w:ascii="等线" w:eastAsia="等线" w:hAnsi="等线" w:cs="仿宋" w:hint="eastAsia"/>
          <w:sz w:val="30"/>
          <w:szCs w:val="30"/>
        </w:rPr>
        <w:lastRenderedPageBreak/>
        <w:t>才培养体系的构建。</w:t>
      </w:r>
    </w:p>
    <w:p w:rsidR="00B2375B" w:rsidRDefault="00E07970">
      <w:pPr>
        <w:spacing w:line="360" w:lineRule="auto"/>
        <w:ind w:firstLine="420"/>
        <w:rPr>
          <w:rFonts w:ascii="等线" w:eastAsia="等线" w:hAnsi="等线" w:cs="仿宋"/>
          <w:sz w:val="30"/>
          <w:szCs w:val="30"/>
        </w:rPr>
      </w:pPr>
      <w:r>
        <w:rPr>
          <w:rFonts w:ascii="等线" w:eastAsia="等线" w:hAnsi="等线" w:cs="仿宋" w:hint="eastAsia"/>
          <w:sz w:val="30"/>
          <w:szCs w:val="30"/>
        </w:rPr>
        <w:t>具体负责人：李宁</w:t>
      </w:r>
    </w:p>
    <w:p w:rsidR="00B2375B" w:rsidRDefault="00B2375B">
      <w:pPr>
        <w:spacing w:line="360" w:lineRule="auto"/>
        <w:ind w:firstLine="420"/>
        <w:rPr>
          <w:rFonts w:ascii="等线" w:eastAsia="等线" w:hAnsi="等线" w:cs="仿宋"/>
          <w:sz w:val="30"/>
          <w:szCs w:val="30"/>
        </w:rPr>
      </w:pPr>
    </w:p>
    <w:p w:rsidR="00B2375B" w:rsidRDefault="00E07970">
      <w:pPr>
        <w:spacing w:line="360" w:lineRule="auto"/>
        <w:jc w:val="left"/>
        <w:rPr>
          <w:rFonts w:ascii="等线" w:eastAsia="等线" w:hAnsi="等线" w:cs="仿宋"/>
          <w:b/>
          <w:sz w:val="30"/>
          <w:szCs w:val="30"/>
        </w:rPr>
      </w:pPr>
      <w:r>
        <w:rPr>
          <w:rFonts w:ascii="等线" w:eastAsia="等线" w:hAnsi="等线" w:cs="仿宋" w:hint="eastAsia"/>
          <w:b/>
          <w:sz w:val="30"/>
          <w:szCs w:val="30"/>
        </w:rPr>
        <w:t>（二）生源质量提升工程</w:t>
      </w:r>
    </w:p>
    <w:p w:rsidR="00B2375B" w:rsidRDefault="00E07970">
      <w:pPr>
        <w:spacing w:line="360" w:lineRule="auto"/>
        <w:rPr>
          <w:rFonts w:ascii="黑体" w:eastAsia="黑体" w:hAnsi="黑体" w:cs="仿宋"/>
          <w:sz w:val="30"/>
          <w:szCs w:val="30"/>
        </w:rPr>
      </w:pPr>
      <w:r>
        <w:rPr>
          <w:rFonts w:ascii="黑体" w:eastAsia="黑体" w:hAnsi="黑体" w:cs="仿宋"/>
          <w:sz w:val="30"/>
          <w:szCs w:val="30"/>
        </w:rPr>
        <w:t xml:space="preserve">(3) </w:t>
      </w:r>
      <w:r>
        <w:rPr>
          <w:rFonts w:ascii="黑体" w:eastAsia="黑体" w:hAnsi="黑体" w:cs="仿宋" w:hint="eastAsia"/>
          <w:sz w:val="30"/>
          <w:szCs w:val="30"/>
        </w:rPr>
        <w:t>研究生招生机制优化与宣传提升计划</w:t>
      </w:r>
    </w:p>
    <w:p w:rsidR="00B2375B" w:rsidRDefault="00E07970">
      <w:pPr>
        <w:spacing w:line="360" w:lineRule="auto"/>
        <w:ind w:firstLine="420"/>
        <w:rPr>
          <w:rFonts w:ascii="等线" w:eastAsia="等线" w:hAnsi="等线" w:cs="仿宋"/>
          <w:sz w:val="30"/>
          <w:szCs w:val="30"/>
        </w:rPr>
      </w:pPr>
      <w:r>
        <w:rPr>
          <w:rFonts w:ascii="等线" w:eastAsia="等线" w:hAnsi="等线" w:cs="仿宋" w:hint="eastAsia"/>
          <w:sz w:val="30"/>
          <w:szCs w:val="30"/>
        </w:rPr>
        <w:t>优化研究生招考机制，服务国家经济社会发展主战场急需领域的人才需求。创新对接国家战略性方向的招生举措，主动对接国家重大战略需求，解决重大战略问题，实施与推进“科研博士计划”招生专项。开辟跨学科博士招生与培养新途径，构建科教协同育人新路径，实施与推进跨学科科研博士招生培养项目。结合国家人才需求及我校研究生教育发展和院系培养资源承载能力、培养质量，优化硕士生招考科目和招生名额分配机制。</w:t>
      </w:r>
    </w:p>
    <w:p w:rsidR="00B2375B" w:rsidRDefault="00E07970">
      <w:pPr>
        <w:spacing w:line="360" w:lineRule="auto"/>
        <w:ind w:firstLine="420"/>
        <w:rPr>
          <w:rFonts w:ascii="等线" w:eastAsia="等线" w:hAnsi="等线" w:cs="仿宋"/>
          <w:sz w:val="30"/>
          <w:szCs w:val="30"/>
        </w:rPr>
      </w:pPr>
      <w:r>
        <w:rPr>
          <w:rFonts w:ascii="等线" w:eastAsia="等线" w:hAnsi="等线" w:cs="仿宋" w:hint="eastAsia"/>
          <w:sz w:val="30"/>
          <w:szCs w:val="30"/>
        </w:rPr>
        <w:t>提升研究生招生宣传精准度，提高生源质量。大力推进精准招生宣传，针对不同目标学科、目标生源精准施策，线上与线下、专家宣讲与学生体验相结合，拓展宣传渠道，促进生源质量和学校学科美誉度双提升。</w:t>
      </w:r>
    </w:p>
    <w:p w:rsidR="00B2375B" w:rsidRDefault="00E07970">
      <w:pPr>
        <w:spacing w:line="360" w:lineRule="auto"/>
        <w:ind w:firstLine="420"/>
        <w:rPr>
          <w:rFonts w:ascii="等线" w:eastAsia="等线" w:hAnsi="等线" w:cs="仿宋"/>
          <w:sz w:val="30"/>
          <w:szCs w:val="30"/>
        </w:rPr>
      </w:pPr>
      <w:r>
        <w:rPr>
          <w:rFonts w:ascii="等线" w:eastAsia="等线" w:hAnsi="等线" w:cs="仿宋" w:hint="eastAsia"/>
          <w:sz w:val="30"/>
          <w:szCs w:val="30"/>
        </w:rPr>
        <w:t>具体负责人：卞青</w:t>
      </w:r>
    </w:p>
    <w:p w:rsidR="00B2375B" w:rsidRDefault="00B2375B">
      <w:pPr>
        <w:spacing w:line="360" w:lineRule="auto"/>
        <w:ind w:firstLine="420"/>
        <w:rPr>
          <w:rFonts w:ascii="等线" w:eastAsia="等线" w:hAnsi="等线" w:cs="仿宋"/>
          <w:sz w:val="30"/>
          <w:szCs w:val="30"/>
        </w:rPr>
      </w:pPr>
    </w:p>
    <w:p w:rsidR="00B2375B" w:rsidRDefault="00E07970">
      <w:pPr>
        <w:spacing w:line="360" w:lineRule="auto"/>
        <w:jc w:val="left"/>
        <w:rPr>
          <w:rFonts w:ascii="等线" w:eastAsia="等线" w:hAnsi="等线" w:cs="仿宋"/>
          <w:b/>
          <w:sz w:val="30"/>
          <w:szCs w:val="30"/>
        </w:rPr>
      </w:pPr>
      <w:r>
        <w:rPr>
          <w:rFonts w:ascii="等线" w:eastAsia="等线" w:hAnsi="等线" w:cs="仿宋" w:hint="eastAsia"/>
          <w:b/>
          <w:sz w:val="30"/>
          <w:szCs w:val="30"/>
        </w:rPr>
        <w:t>（三）培养质量提升工程</w:t>
      </w:r>
    </w:p>
    <w:p w:rsidR="00B2375B" w:rsidRDefault="00E07970">
      <w:pPr>
        <w:spacing w:line="360" w:lineRule="auto"/>
        <w:jc w:val="left"/>
        <w:rPr>
          <w:rFonts w:ascii="等线" w:eastAsia="等线" w:hAnsi="等线" w:cs="仿宋"/>
          <w:b/>
          <w:sz w:val="30"/>
          <w:szCs w:val="30"/>
        </w:rPr>
      </w:pPr>
      <w:r>
        <w:rPr>
          <w:rFonts w:ascii="等线" w:eastAsia="等线" w:hAnsi="等线" w:cs="仿宋" w:hint="eastAsia"/>
          <w:b/>
          <w:sz w:val="30"/>
          <w:szCs w:val="30"/>
        </w:rPr>
        <w:t>（</w:t>
      </w:r>
      <w:r>
        <w:rPr>
          <w:rFonts w:ascii="等线" w:eastAsia="等线" w:hAnsi="等线" w:cs="仿宋"/>
          <w:b/>
          <w:sz w:val="30"/>
          <w:szCs w:val="30"/>
        </w:rPr>
        <w:t>4</w:t>
      </w:r>
      <w:r>
        <w:rPr>
          <w:rFonts w:ascii="等线" w:eastAsia="等线" w:hAnsi="等线" w:cs="仿宋" w:hint="eastAsia"/>
          <w:b/>
          <w:sz w:val="30"/>
          <w:szCs w:val="30"/>
        </w:rPr>
        <w:t>）卓越研究生教学建设计划</w:t>
      </w:r>
    </w:p>
    <w:p w:rsidR="00B2375B" w:rsidRDefault="00E07970">
      <w:pPr>
        <w:spacing w:line="360" w:lineRule="auto"/>
        <w:ind w:firstLineChars="200" w:firstLine="600"/>
        <w:rPr>
          <w:rFonts w:ascii="等线" w:eastAsia="等线" w:hAnsi="等线" w:cs="仿宋"/>
          <w:sz w:val="30"/>
          <w:szCs w:val="30"/>
        </w:rPr>
      </w:pPr>
      <w:r>
        <w:rPr>
          <w:rFonts w:ascii="等线" w:eastAsia="等线" w:hAnsi="等线" w:cs="仿宋" w:hint="eastAsia"/>
          <w:sz w:val="30"/>
          <w:szCs w:val="30"/>
        </w:rPr>
        <w:t>加强</w:t>
      </w:r>
      <w:r>
        <w:rPr>
          <w:rFonts w:ascii="等线" w:eastAsia="等线" w:hAnsi="等线" w:cs="仿宋"/>
          <w:sz w:val="30"/>
          <w:szCs w:val="30"/>
        </w:rPr>
        <w:t>研究生课程</w:t>
      </w:r>
      <w:r>
        <w:rPr>
          <w:rFonts w:ascii="等线" w:eastAsia="等线" w:hAnsi="等线" w:cs="仿宋" w:hint="eastAsia"/>
          <w:sz w:val="30"/>
          <w:szCs w:val="30"/>
        </w:rPr>
        <w:t>思政</w:t>
      </w:r>
      <w:r>
        <w:rPr>
          <w:rFonts w:ascii="等线" w:eastAsia="等线" w:hAnsi="等线" w:cs="仿宋"/>
          <w:sz w:val="30"/>
          <w:szCs w:val="30"/>
        </w:rPr>
        <w:t>建设，</w:t>
      </w:r>
      <w:r>
        <w:rPr>
          <w:rFonts w:ascii="等线" w:eastAsia="等线" w:hAnsi="等线" w:cs="仿宋" w:hint="eastAsia"/>
          <w:sz w:val="30"/>
          <w:szCs w:val="30"/>
        </w:rPr>
        <w:t>落实研究生课程思政“五个一”建设工程。接续“二三三”</w:t>
      </w:r>
      <w:r w:rsidR="00ED4C3F">
        <w:rPr>
          <w:rFonts w:ascii="等线" w:eastAsia="等线" w:hAnsi="等线" w:cs="仿宋" w:hint="eastAsia"/>
          <w:sz w:val="30"/>
          <w:szCs w:val="30"/>
        </w:rPr>
        <w:t>硕士</w:t>
      </w:r>
      <w:r w:rsidR="00ED4C3F">
        <w:rPr>
          <w:rFonts w:ascii="等线" w:eastAsia="等线" w:hAnsi="等线" w:cs="仿宋"/>
          <w:sz w:val="30"/>
          <w:szCs w:val="30"/>
        </w:rPr>
        <w:t>生</w:t>
      </w:r>
      <w:r>
        <w:rPr>
          <w:rFonts w:ascii="等线" w:eastAsia="等线" w:hAnsi="等线" w:cs="仿宋" w:hint="eastAsia"/>
          <w:sz w:val="30"/>
          <w:szCs w:val="30"/>
        </w:rPr>
        <w:t>课程改革，进一步加强研究生品牌</w:t>
      </w:r>
      <w:r>
        <w:rPr>
          <w:rFonts w:ascii="等线" w:eastAsia="等线" w:hAnsi="等线" w:cs="仿宋" w:hint="eastAsia"/>
          <w:sz w:val="30"/>
          <w:szCs w:val="30"/>
        </w:rPr>
        <w:lastRenderedPageBreak/>
        <w:t>课程、学业支撑课程</w:t>
      </w:r>
      <w:r>
        <w:rPr>
          <w:rFonts w:ascii="等线" w:eastAsia="等线" w:hAnsi="等线" w:cs="仿宋"/>
          <w:sz w:val="30"/>
          <w:szCs w:val="30"/>
        </w:rPr>
        <w:t>、</w:t>
      </w:r>
      <w:r>
        <w:rPr>
          <w:rFonts w:ascii="等线" w:eastAsia="等线" w:hAnsi="等线" w:cs="仿宋" w:hint="eastAsia"/>
          <w:sz w:val="30"/>
          <w:szCs w:val="30"/>
        </w:rPr>
        <w:t>精品慕课、优秀教材、专业</w:t>
      </w:r>
      <w:r>
        <w:rPr>
          <w:rFonts w:ascii="等线" w:eastAsia="等线" w:hAnsi="等线" w:cs="仿宋"/>
          <w:sz w:val="30"/>
          <w:szCs w:val="30"/>
        </w:rPr>
        <w:t>学位</w:t>
      </w:r>
      <w:r>
        <w:rPr>
          <w:rFonts w:ascii="等线" w:eastAsia="等线" w:hAnsi="等线" w:cs="仿宋" w:hint="eastAsia"/>
          <w:sz w:val="30"/>
          <w:szCs w:val="30"/>
        </w:rPr>
        <w:t>精品案例库</w:t>
      </w:r>
      <w:r>
        <w:rPr>
          <w:rFonts w:ascii="等线" w:eastAsia="等线" w:hAnsi="等线" w:cs="仿宋"/>
          <w:sz w:val="30"/>
          <w:szCs w:val="30"/>
        </w:rPr>
        <w:t>的建设</w:t>
      </w:r>
      <w:r>
        <w:rPr>
          <w:rFonts w:ascii="等线" w:eastAsia="等线" w:hAnsi="等线" w:cs="仿宋" w:hint="eastAsia"/>
          <w:sz w:val="30"/>
          <w:szCs w:val="30"/>
        </w:rPr>
        <w:t>。激励</w:t>
      </w:r>
      <w:r>
        <w:rPr>
          <w:rFonts w:ascii="等线" w:eastAsia="等线" w:hAnsi="等线" w:cs="仿宋"/>
          <w:sz w:val="30"/>
          <w:szCs w:val="30"/>
        </w:rPr>
        <w:t>优秀教师</w:t>
      </w:r>
      <w:r>
        <w:rPr>
          <w:rFonts w:ascii="等线" w:eastAsia="等线" w:hAnsi="等线" w:cs="仿宋" w:hint="eastAsia"/>
          <w:sz w:val="30"/>
          <w:szCs w:val="30"/>
        </w:rPr>
        <w:t>加大</w:t>
      </w:r>
      <w:r>
        <w:rPr>
          <w:rFonts w:ascii="等线" w:eastAsia="等线" w:hAnsi="等线" w:cs="仿宋"/>
          <w:sz w:val="30"/>
          <w:szCs w:val="30"/>
        </w:rPr>
        <w:t>研究生课程教学</w:t>
      </w:r>
      <w:r>
        <w:rPr>
          <w:rFonts w:ascii="等线" w:eastAsia="等线" w:hAnsi="等线" w:cs="仿宋" w:hint="eastAsia"/>
          <w:sz w:val="30"/>
          <w:szCs w:val="30"/>
        </w:rPr>
        <w:t>投入</w:t>
      </w:r>
      <w:r>
        <w:rPr>
          <w:rFonts w:ascii="等线" w:eastAsia="等线" w:hAnsi="等线" w:cs="仿宋"/>
          <w:sz w:val="30"/>
          <w:szCs w:val="30"/>
        </w:rPr>
        <w:t>，</w:t>
      </w:r>
      <w:r>
        <w:rPr>
          <w:rFonts w:ascii="等线" w:eastAsia="等线" w:hAnsi="等线" w:cs="仿宋" w:hint="eastAsia"/>
          <w:sz w:val="30"/>
          <w:szCs w:val="30"/>
        </w:rPr>
        <w:t>强化</w:t>
      </w:r>
      <w:r>
        <w:rPr>
          <w:rFonts w:ascii="等线" w:eastAsia="等线" w:hAnsi="等线" w:cs="仿宋"/>
          <w:sz w:val="30"/>
          <w:szCs w:val="30"/>
        </w:rPr>
        <w:t>校</w:t>
      </w:r>
      <w:r>
        <w:rPr>
          <w:rFonts w:ascii="等线" w:eastAsia="等线" w:hAnsi="等线" w:cs="仿宋" w:hint="eastAsia"/>
          <w:sz w:val="30"/>
          <w:szCs w:val="30"/>
        </w:rPr>
        <w:t>、</w:t>
      </w:r>
      <w:r>
        <w:rPr>
          <w:rFonts w:ascii="等线" w:eastAsia="等线" w:hAnsi="等线" w:cs="仿宋"/>
          <w:sz w:val="30"/>
          <w:szCs w:val="30"/>
        </w:rPr>
        <w:t>院系</w:t>
      </w:r>
      <w:r>
        <w:rPr>
          <w:rFonts w:ascii="等线" w:eastAsia="等线" w:hAnsi="等线" w:cs="仿宋" w:hint="eastAsia"/>
          <w:sz w:val="30"/>
          <w:szCs w:val="30"/>
        </w:rPr>
        <w:t>两级</w:t>
      </w:r>
      <w:r>
        <w:rPr>
          <w:rFonts w:ascii="等线" w:eastAsia="等线" w:hAnsi="等线" w:cs="仿宋"/>
          <w:sz w:val="30"/>
          <w:szCs w:val="30"/>
        </w:rPr>
        <w:t>研究生课程</w:t>
      </w:r>
      <w:r>
        <w:rPr>
          <w:rFonts w:ascii="等线" w:eastAsia="等线" w:hAnsi="等线" w:cs="仿宋" w:hint="eastAsia"/>
          <w:sz w:val="30"/>
          <w:szCs w:val="30"/>
        </w:rPr>
        <w:t>督导机制</w:t>
      </w:r>
      <w:r>
        <w:rPr>
          <w:rFonts w:ascii="等线" w:eastAsia="等线" w:hAnsi="等线" w:cs="仿宋"/>
          <w:sz w:val="30"/>
          <w:szCs w:val="30"/>
        </w:rPr>
        <w:t>的</w:t>
      </w:r>
      <w:r>
        <w:rPr>
          <w:rFonts w:ascii="等线" w:eastAsia="等线" w:hAnsi="等线" w:cs="仿宋" w:hint="eastAsia"/>
          <w:sz w:val="30"/>
          <w:szCs w:val="30"/>
        </w:rPr>
        <w:t>建设实施，提高</w:t>
      </w:r>
      <w:r>
        <w:rPr>
          <w:rFonts w:ascii="等线" w:eastAsia="等线" w:hAnsi="等线" w:cs="仿宋"/>
          <w:sz w:val="30"/>
          <w:szCs w:val="30"/>
        </w:rPr>
        <w:t>研究生课程的含金量，</w:t>
      </w:r>
      <w:r>
        <w:rPr>
          <w:rFonts w:ascii="等线" w:eastAsia="等线" w:hAnsi="等线" w:cs="仿宋" w:hint="eastAsia"/>
          <w:sz w:val="30"/>
          <w:szCs w:val="30"/>
        </w:rPr>
        <w:t>提升</w:t>
      </w:r>
      <w:r>
        <w:rPr>
          <w:rFonts w:ascii="等线" w:eastAsia="等线" w:hAnsi="等线" w:cs="仿宋"/>
          <w:sz w:val="30"/>
          <w:szCs w:val="30"/>
        </w:rPr>
        <w:t>研究生课程学习的</w:t>
      </w:r>
      <w:r>
        <w:rPr>
          <w:rFonts w:ascii="等线" w:eastAsia="等线" w:hAnsi="等线" w:cs="仿宋" w:hint="eastAsia"/>
          <w:sz w:val="30"/>
          <w:szCs w:val="30"/>
        </w:rPr>
        <w:t>获得感</w:t>
      </w:r>
      <w:r>
        <w:rPr>
          <w:rFonts w:ascii="等线" w:eastAsia="等线" w:hAnsi="等线" w:cs="仿宋"/>
          <w:sz w:val="30"/>
          <w:szCs w:val="30"/>
        </w:rPr>
        <w:t>。</w:t>
      </w:r>
    </w:p>
    <w:p w:rsidR="00B2375B" w:rsidRDefault="00E07970">
      <w:pPr>
        <w:spacing w:line="360" w:lineRule="auto"/>
        <w:jc w:val="left"/>
        <w:rPr>
          <w:rFonts w:ascii="等线" w:eastAsia="等线" w:hAnsi="等线" w:cs="仿宋"/>
          <w:b/>
          <w:sz w:val="30"/>
          <w:szCs w:val="30"/>
        </w:rPr>
      </w:pPr>
      <w:r>
        <w:rPr>
          <w:rFonts w:ascii="等线" w:eastAsia="等线" w:hAnsi="等线" w:cs="仿宋" w:hint="eastAsia"/>
          <w:b/>
          <w:sz w:val="30"/>
          <w:szCs w:val="30"/>
        </w:rPr>
        <w:t>（</w:t>
      </w:r>
      <w:r>
        <w:rPr>
          <w:rFonts w:ascii="等线" w:eastAsia="等线" w:hAnsi="等线" w:cs="仿宋"/>
          <w:b/>
          <w:sz w:val="30"/>
          <w:szCs w:val="30"/>
        </w:rPr>
        <w:t>5</w:t>
      </w:r>
      <w:r>
        <w:rPr>
          <w:rFonts w:ascii="等线" w:eastAsia="等线" w:hAnsi="等线" w:cs="仿宋" w:hint="eastAsia"/>
          <w:b/>
          <w:sz w:val="30"/>
          <w:szCs w:val="30"/>
        </w:rPr>
        <w:t>）培养质量监测提升计划</w:t>
      </w:r>
    </w:p>
    <w:p w:rsidR="00B2375B" w:rsidRDefault="00E07970" w:rsidP="00F00864">
      <w:pPr>
        <w:spacing w:line="360" w:lineRule="auto"/>
        <w:ind w:firstLineChars="200" w:firstLine="600"/>
        <w:rPr>
          <w:rFonts w:ascii="等线" w:eastAsia="等线" w:hAnsi="等线" w:cs="仿宋"/>
          <w:sz w:val="30"/>
          <w:szCs w:val="30"/>
        </w:rPr>
      </w:pPr>
      <w:r>
        <w:rPr>
          <w:rFonts w:ascii="等线" w:eastAsia="等线" w:hAnsi="等线" w:cs="仿宋" w:hint="eastAsia"/>
          <w:sz w:val="30"/>
          <w:szCs w:val="30"/>
        </w:rPr>
        <w:t>继承发展“四三三”博士</w:t>
      </w:r>
      <w:r w:rsidR="00ED4C3F">
        <w:rPr>
          <w:rFonts w:ascii="等线" w:eastAsia="等线" w:hAnsi="等线" w:cs="仿宋" w:hint="eastAsia"/>
          <w:sz w:val="30"/>
          <w:szCs w:val="30"/>
        </w:rPr>
        <w:t>生</w:t>
      </w:r>
      <w:r>
        <w:rPr>
          <w:rFonts w:ascii="等线" w:eastAsia="等线" w:hAnsi="等线" w:cs="仿宋"/>
          <w:sz w:val="30"/>
          <w:szCs w:val="30"/>
        </w:rPr>
        <w:t>培养</w:t>
      </w:r>
      <w:r>
        <w:rPr>
          <w:rFonts w:ascii="等线" w:eastAsia="等线" w:hAnsi="等线" w:cs="仿宋" w:hint="eastAsia"/>
          <w:sz w:val="30"/>
          <w:szCs w:val="30"/>
        </w:rPr>
        <w:t>机制改革，完善博士资格考核制度与弹性分流机制的</w:t>
      </w:r>
      <w:r>
        <w:rPr>
          <w:rFonts w:ascii="等线" w:eastAsia="等线" w:hAnsi="等线" w:cs="仿宋"/>
          <w:sz w:val="30"/>
          <w:szCs w:val="30"/>
        </w:rPr>
        <w:t>实施，</w:t>
      </w:r>
      <w:r>
        <w:rPr>
          <w:rFonts w:ascii="等线" w:eastAsia="等线" w:hAnsi="等线" w:cs="仿宋" w:hint="eastAsia"/>
          <w:sz w:val="30"/>
          <w:szCs w:val="30"/>
        </w:rPr>
        <w:t>保持</w:t>
      </w:r>
      <w:r>
        <w:rPr>
          <w:rFonts w:ascii="等线" w:eastAsia="等线" w:hAnsi="等线" w:cs="仿宋"/>
          <w:sz w:val="30"/>
          <w:szCs w:val="30"/>
        </w:rPr>
        <w:t>培养质量</w:t>
      </w:r>
      <w:r>
        <w:rPr>
          <w:rFonts w:ascii="等线" w:eastAsia="等线" w:hAnsi="等线" w:cs="仿宋" w:hint="eastAsia"/>
          <w:sz w:val="30"/>
          <w:szCs w:val="30"/>
        </w:rPr>
        <w:t>提升</w:t>
      </w:r>
      <w:r>
        <w:rPr>
          <w:rFonts w:ascii="等线" w:eastAsia="等线" w:hAnsi="等线" w:cs="仿宋"/>
          <w:sz w:val="30"/>
          <w:szCs w:val="30"/>
        </w:rPr>
        <w:t>态势</w:t>
      </w:r>
      <w:r>
        <w:rPr>
          <w:rFonts w:ascii="等线" w:eastAsia="等线" w:hAnsi="等线" w:cs="仿宋" w:hint="eastAsia"/>
          <w:sz w:val="30"/>
          <w:szCs w:val="30"/>
        </w:rPr>
        <w:t>；建好“博士研究生学业档案”信息化系统，用好</w:t>
      </w:r>
      <w:r>
        <w:rPr>
          <w:rFonts w:ascii="等线" w:eastAsia="等线" w:hAnsi="等线" w:cs="仿宋"/>
          <w:sz w:val="30"/>
          <w:szCs w:val="30"/>
        </w:rPr>
        <w:t>博士研究生学业流程数据</w:t>
      </w:r>
      <w:r>
        <w:rPr>
          <w:rFonts w:ascii="等线" w:eastAsia="等线" w:hAnsi="等线" w:cs="仿宋" w:hint="eastAsia"/>
          <w:sz w:val="30"/>
          <w:szCs w:val="30"/>
        </w:rPr>
        <w:t>的</w:t>
      </w:r>
      <w:r>
        <w:rPr>
          <w:rFonts w:ascii="等线" w:eastAsia="等线" w:hAnsi="等线" w:cs="仿宋"/>
          <w:sz w:val="30"/>
          <w:szCs w:val="30"/>
        </w:rPr>
        <w:t>采集与分析</w:t>
      </w:r>
      <w:r>
        <w:rPr>
          <w:rFonts w:ascii="等线" w:eastAsia="等线" w:hAnsi="等线" w:cs="仿宋" w:hint="eastAsia"/>
          <w:sz w:val="30"/>
          <w:szCs w:val="30"/>
        </w:rPr>
        <w:t>，构建贯穿博士生培养全过程的三级三层学业预警与帮扶机制。</w:t>
      </w:r>
    </w:p>
    <w:p w:rsidR="00B2375B" w:rsidRDefault="00E07970">
      <w:pPr>
        <w:spacing w:line="360" w:lineRule="auto"/>
        <w:rPr>
          <w:rFonts w:ascii="等线" w:eastAsia="等线" w:hAnsi="等线" w:cs="仿宋"/>
          <w:b/>
          <w:sz w:val="30"/>
          <w:szCs w:val="30"/>
        </w:rPr>
      </w:pPr>
      <w:r>
        <w:rPr>
          <w:rFonts w:ascii="等线" w:eastAsia="等线" w:hAnsi="等线" w:cs="仿宋" w:hint="eastAsia"/>
          <w:b/>
          <w:sz w:val="30"/>
          <w:szCs w:val="30"/>
        </w:rPr>
        <w:t>（</w:t>
      </w:r>
      <w:r>
        <w:rPr>
          <w:rFonts w:ascii="等线" w:eastAsia="等线" w:hAnsi="等线" w:cs="仿宋"/>
          <w:b/>
          <w:sz w:val="30"/>
          <w:szCs w:val="30"/>
        </w:rPr>
        <w:t>6</w:t>
      </w:r>
      <w:r>
        <w:rPr>
          <w:rFonts w:ascii="等线" w:eastAsia="等线" w:hAnsi="等线" w:cs="仿宋" w:hint="eastAsia"/>
          <w:b/>
          <w:sz w:val="30"/>
          <w:szCs w:val="30"/>
        </w:rPr>
        <w:t>）专业硕士培养模式深改计划</w:t>
      </w:r>
    </w:p>
    <w:p w:rsidR="00B2375B" w:rsidRDefault="00E07970">
      <w:pPr>
        <w:spacing w:line="360" w:lineRule="auto"/>
        <w:ind w:firstLineChars="200" w:firstLine="600"/>
        <w:rPr>
          <w:rFonts w:ascii="等线" w:eastAsia="等线" w:hAnsi="等线" w:cs="仿宋"/>
          <w:sz w:val="30"/>
          <w:szCs w:val="30"/>
        </w:rPr>
      </w:pPr>
      <w:r>
        <w:rPr>
          <w:rFonts w:ascii="等线" w:eastAsia="等线" w:hAnsi="等线" w:cs="仿宋" w:hint="eastAsia"/>
          <w:sz w:val="30"/>
          <w:szCs w:val="30"/>
        </w:rPr>
        <w:t>在已形成的“成体系、规范化，系统型”专业学位硕士生培养体系的基础上，深入构建2.0版的“二三三”</w:t>
      </w:r>
      <w:r w:rsidR="00ED4C3F">
        <w:rPr>
          <w:rFonts w:ascii="等线" w:eastAsia="等线" w:hAnsi="等线" w:cs="仿宋" w:hint="eastAsia"/>
          <w:sz w:val="30"/>
          <w:szCs w:val="30"/>
        </w:rPr>
        <w:t>专业</w:t>
      </w:r>
      <w:r w:rsidR="00ED4C3F">
        <w:rPr>
          <w:rFonts w:ascii="等线" w:eastAsia="等线" w:hAnsi="等线" w:cs="仿宋"/>
          <w:sz w:val="30"/>
          <w:szCs w:val="30"/>
        </w:rPr>
        <w:t>硕士</w:t>
      </w:r>
      <w:r>
        <w:rPr>
          <w:rFonts w:ascii="等线" w:eastAsia="等线" w:hAnsi="等线" w:cs="仿宋" w:hint="eastAsia"/>
          <w:sz w:val="30"/>
          <w:szCs w:val="30"/>
        </w:rPr>
        <w:t>培养模式：即以南大特色为根本，以实践能力培养和产教融合为核心，做强教学案例、实践课程和示范性实践基地等教学资源建设，做优“学术深造型”、“产教融合型”和“交叉复合型”三条专业学位研究生发展路径。</w:t>
      </w:r>
    </w:p>
    <w:p w:rsidR="00B2375B" w:rsidRDefault="00E07970">
      <w:pPr>
        <w:spacing w:line="360" w:lineRule="auto"/>
        <w:jc w:val="left"/>
        <w:rPr>
          <w:rFonts w:ascii="等线" w:eastAsia="等线" w:hAnsi="等线" w:cs="仿宋"/>
          <w:b/>
          <w:sz w:val="30"/>
          <w:szCs w:val="30"/>
        </w:rPr>
      </w:pPr>
      <w:r>
        <w:rPr>
          <w:rFonts w:ascii="等线" w:eastAsia="等线" w:hAnsi="等线" w:cs="仿宋" w:hint="eastAsia"/>
          <w:b/>
          <w:sz w:val="30"/>
          <w:szCs w:val="30"/>
        </w:rPr>
        <w:t>（</w:t>
      </w:r>
      <w:r>
        <w:rPr>
          <w:rFonts w:ascii="等线" w:eastAsia="等线" w:hAnsi="等线" w:cs="仿宋"/>
          <w:b/>
          <w:sz w:val="30"/>
          <w:szCs w:val="30"/>
        </w:rPr>
        <w:t>7</w:t>
      </w:r>
      <w:r>
        <w:rPr>
          <w:rFonts w:ascii="等线" w:eastAsia="等线" w:hAnsi="等线" w:cs="仿宋" w:hint="eastAsia"/>
          <w:b/>
          <w:sz w:val="30"/>
          <w:szCs w:val="30"/>
        </w:rPr>
        <w:t>）“留学南大”硕士品牌项目建设计划</w:t>
      </w:r>
    </w:p>
    <w:p w:rsidR="00B2375B" w:rsidRDefault="00E07970">
      <w:pPr>
        <w:spacing w:line="360" w:lineRule="auto"/>
        <w:ind w:firstLineChars="200" w:firstLine="600"/>
        <w:rPr>
          <w:rFonts w:ascii="等线" w:eastAsia="等线" w:hAnsi="等线" w:cs="仿宋"/>
          <w:sz w:val="30"/>
          <w:szCs w:val="30"/>
        </w:rPr>
      </w:pPr>
      <w:r>
        <w:rPr>
          <w:rFonts w:ascii="等线" w:eastAsia="等线" w:hAnsi="等线" w:cs="仿宋" w:hint="eastAsia"/>
          <w:sz w:val="30"/>
          <w:szCs w:val="30"/>
        </w:rPr>
        <w:t>结合学校国际化建设目标，积极开展研究生层次的留学生教育，构建“平台共享、专业交叉、综合应用”的硕士留学生培养模式，建设一批留学生品牌英文项目和全英文课程，提升我校的国际化学生培养的层次和美誉度。</w:t>
      </w:r>
    </w:p>
    <w:p w:rsidR="00B2375B" w:rsidRDefault="00E07970">
      <w:pPr>
        <w:spacing w:line="360" w:lineRule="auto"/>
        <w:rPr>
          <w:rFonts w:ascii="等线" w:eastAsia="等线" w:hAnsi="等线" w:cs="仿宋"/>
          <w:sz w:val="30"/>
          <w:szCs w:val="30"/>
        </w:rPr>
      </w:pPr>
      <w:r>
        <w:rPr>
          <w:rFonts w:ascii="等线" w:eastAsia="等线" w:hAnsi="等线" w:cs="仿宋" w:hint="eastAsia"/>
          <w:sz w:val="30"/>
          <w:szCs w:val="30"/>
        </w:rPr>
        <w:lastRenderedPageBreak/>
        <w:t>具体负责人：陈谦、吴恺</w:t>
      </w:r>
    </w:p>
    <w:p w:rsidR="00B2375B" w:rsidRDefault="00B2375B">
      <w:pPr>
        <w:spacing w:line="360" w:lineRule="auto"/>
        <w:rPr>
          <w:rFonts w:ascii="等线" w:eastAsia="等线" w:hAnsi="等线" w:cs="仿宋"/>
          <w:sz w:val="30"/>
          <w:szCs w:val="30"/>
        </w:rPr>
      </w:pPr>
    </w:p>
    <w:p w:rsidR="00B2375B" w:rsidRDefault="00E07970">
      <w:pPr>
        <w:spacing w:line="360" w:lineRule="auto"/>
        <w:rPr>
          <w:rFonts w:ascii="等线" w:eastAsia="等线" w:hAnsi="等线" w:cs="仿宋"/>
          <w:b/>
          <w:sz w:val="30"/>
          <w:szCs w:val="30"/>
        </w:rPr>
      </w:pPr>
      <w:r>
        <w:rPr>
          <w:rFonts w:ascii="等线" w:eastAsia="等线" w:hAnsi="等线" w:cs="仿宋" w:hint="eastAsia"/>
          <w:b/>
          <w:sz w:val="30"/>
          <w:szCs w:val="30"/>
        </w:rPr>
        <w:t>（四）学位质量提升工程</w:t>
      </w:r>
    </w:p>
    <w:p w:rsidR="00B2375B" w:rsidRDefault="00E07970">
      <w:pPr>
        <w:spacing w:line="360" w:lineRule="auto"/>
        <w:rPr>
          <w:rFonts w:ascii="等线" w:eastAsia="等线" w:hAnsi="等线" w:cs="仿宋"/>
          <w:b/>
          <w:sz w:val="30"/>
          <w:szCs w:val="30"/>
        </w:rPr>
      </w:pPr>
      <w:r>
        <w:rPr>
          <w:rFonts w:ascii="等线" w:eastAsia="等线" w:hAnsi="等线" w:cs="仿宋" w:hint="eastAsia"/>
          <w:b/>
          <w:sz w:val="30"/>
          <w:szCs w:val="30"/>
        </w:rPr>
        <w:t>（</w:t>
      </w:r>
      <w:r>
        <w:rPr>
          <w:rFonts w:ascii="等线" w:eastAsia="等线" w:hAnsi="等线" w:cs="仿宋"/>
          <w:b/>
          <w:sz w:val="30"/>
          <w:szCs w:val="30"/>
        </w:rPr>
        <w:t>8</w:t>
      </w:r>
      <w:r>
        <w:rPr>
          <w:rFonts w:ascii="等线" w:eastAsia="等线" w:hAnsi="等线" w:cs="仿宋" w:hint="eastAsia"/>
          <w:b/>
          <w:sz w:val="30"/>
          <w:szCs w:val="30"/>
        </w:rPr>
        <w:t>）高水平导师队伍建设计划</w:t>
      </w:r>
    </w:p>
    <w:p w:rsidR="00B2375B" w:rsidRDefault="00E07970" w:rsidP="00F00864">
      <w:pPr>
        <w:spacing w:line="360" w:lineRule="auto"/>
        <w:rPr>
          <w:rFonts w:ascii="等线" w:eastAsia="等线" w:hAnsi="等线" w:cs="仿宋"/>
          <w:sz w:val="30"/>
          <w:szCs w:val="30"/>
        </w:rPr>
      </w:pPr>
      <w:r>
        <w:rPr>
          <w:rFonts w:ascii="等线" w:eastAsia="等线" w:hAnsi="等线" w:cs="仿宋" w:hint="eastAsia"/>
          <w:sz w:val="30"/>
          <w:szCs w:val="30"/>
        </w:rPr>
        <w:t>全面贯彻党的教育方针，落实立德树人根本任务，</w:t>
      </w:r>
      <w:r w:rsidR="001621CB">
        <w:rPr>
          <w:rFonts w:ascii="等线" w:eastAsia="等线" w:hAnsi="等线" w:cs="仿宋" w:hint="eastAsia"/>
          <w:sz w:val="30"/>
          <w:szCs w:val="30"/>
        </w:rPr>
        <w:t>明确导师岗位权责</w:t>
      </w:r>
      <w:r w:rsidR="001621CB">
        <w:rPr>
          <w:rFonts w:ascii="等线" w:eastAsia="等线" w:hAnsi="等线" w:cs="仿宋"/>
          <w:sz w:val="30"/>
          <w:szCs w:val="30"/>
        </w:rPr>
        <w:t>，健全岗位选聘制度，</w:t>
      </w:r>
      <w:r>
        <w:rPr>
          <w:rFonts w:ascii="等线" w:eastAsia="等线" w:hAnsi="等线" w:cs="仿宋" w:hint="eastAsia"/>
          <w:sz w:val="30"/>
          <w:szCs w:val="30"/>
        </w:rPr>
        <w:t>全面、深入开展研究生导师指导能力提升工作，建立导师工作平台，加强导师与研究生院、学院、学科的联系和沟通，实现导师队伍建设工作的常态化，做好、做实研究生导师培训、提升工作。健全研究生导师评价机制，</w:t>
      </w:r>
      <w:r w:rsidR="001621CB">
        <w:rPr>
          <w:rFonts w:ascii="等线" w:eastAsia="等线" w:hAnsi="等线" w:cs="仿宋" w:hint="eastAsia"/>
          <w:sz w:val="30"/>
          <w:szCs w:val="30"/>
        </w:rPr>
        <w:t>建立激励示范</w:t>
      </w:r>
      <w:r w:rsidR="001621CB">
        <w:rPr>
          <w:rFonts w:ascii="等线" w:eastAsia="等线" w:hAnsi="等线" w:cs="仿宋"/>
          <w:sz w:val="30"/>
          <w:szCs w:val="30"/>
        </w:rPr>
        <w:t>机制，</w:t>
      </w:r>
      <w:r>
        <w:rPr>
          <w:rFonts w:ascii="等线" w:eastAsia="等线" w:hAnsi="等线" w:cs="仿宋" w:hint="eastAsia"/>
          <w:sz w:val="30"/>
          <w:szCs w:val="30"/>
        </w:rPr>
        <w:t xml:space="preserve">完善导师岗位动态调整机制。 </w:t>
      </w:r>
    </w:p>
    <w:p w:rsidR="00B2375B" w:rsidRDefault="00E07970">
      <w:pPr>
        <w:spacing w:line="360" w:lineRule="auto"/>
        <w:rPr>
          <w:rFonts w:ascii="等线" w:eastAsia="等线" w:hAnsi="等线" w:cs="仿宋"/>
          <w:b/>
          <w:sz w:val="30"/>
          <w:szCs w:val="30"/>
        </w:rPr>
      </w:pPr>
      <w:r>
        <w:rPr>
          <w:rFonts w:ascii="等线" w:eastAsia="等线" w:hAnsi="等线" w:cs="仿宋" w:hint="eastAsia"/>
          <w:b/>
          <w:sz w:val="30"/>
          <w:szCs w:val="30"/>
        </w:rPr>
        <w:t>（</w:t>
      </w:r>
      <w:r>
        <w:rPr>
          <w:rFonts w:ascii="等线" w:eastAsia="等线" w:hAnsi="等线" w:cs="仿宋"/>
          <w:b/>
          <w:sz w:val="30"/>
          <w:szCs w:val="30"/>
        </w:rPr>
        <w:t>9</w:t>
      </w:r>
      <w:r>
        <w:rPr>
          <w:rFonts w:ascii="等线" w:eastAsia="等线" w:hAnsi="等线" w:cs="仿宋" w:hint="eastAsia"/>
          <w:b/>
          <w:sz w:val="30"/>
          <w:szCs w:val="30"/>
        </w:rPr>
        <w:t>）卓越引领的学位授予质量评价体系建设计划</w:t>
      </w:r>
    </w:p>
    <w:p w:rsidR="00B2375B" w:rsidRDefault="00E07970" w:rsidP="00F00864">
      <w:pPr>
        <w:spacing w:line="360" w:lineRule="auto"/>
        <w:rPr>
          <w:rFonts w:ascii="等线" w:eastAsia="等线" w:hAnsi="等线" w:cs="仿宋"/>
          <w:sz w:val="30"/>
          <w:szCs w:val="30"/>
        </w:rPr>
      </w:pPr>
      <w:r>
        <w:rPr>
          <w:rFonts w:ascii="等线" w:eastAsia="等线" w:hAnsi="等线" w:cs="仿宋" w:hint="eastAsia"/>
          <w:sz w:val="30"/>
          <w:szCs w:val="30"/>
        </w:rPr>
        <w:t>修订学位授予质量标准方案，从关注博士生的成长，增加学术训练和指定课程，改革研究生的培养方案，将人才培养质量贯穿到全过程管理中。建立多元化的评价体系，鼓励博士生承担面向科学前沿和国家重大需求的科研项目，开展系统性和创造性科学研究工作。形成彰显卓越引领的南大特色的学位授予质量标准。加强学位管理环节监督和制度建设，严格学位授予全过程管理，严把出口关。建立学校-院系-导师三个层级的学位论文质量监控体系，并建立学位论文质量反馈机制，明确导师、答辩委员会、学位评定分委员会的主体职责和责任。形成制度化的可操作的方案，促进学位论文质量提升。</w:t>
      </w:r>
    </w:p>
    <w:p w:rsidR="00B2375B" w:rsidRDefault="00E07970">
      <w:pPr>
        <w:spacing w:line="360" w:lineRule="auto"/>
        <w:rPr>
          <w:rFonts w:ascii="等线" w:eastAsia="等线" w:hAnsi="等线" w:cs="仿宋"/>
          <w:sz w:val="30"/>
          <w:szCs w:val="30"/>
        </w:rPr>
      </w:pPr>
      <w:r>
        <w:rPr>
          <w:rFonts w:ascii="等线" w:eastAsia="等线" w:hAnsi="等线" w:cs="仿宋" w:hint="eastAsia"/>
          <w:sz w:val="30"/>
          <w:szCs w:val="30"/>
        </w:rPr>
        <w:t>具体负责人：吴晓曼</w:t>
      </w:r>
    </w:p>
    <w:p w:rsidR="00B2375B" w:rsidRDefault="00B2375B">
      <w:pPr>
        <w:spacing w:line="360" w:lineRule="auto"/>
        <w:rPr>
          <w:rFonts w:ascii="等线" w:eastAsia="等线" w:hAnsi="等线" w:cs="仿宋"/>
          <w:sz w:val="30"/>
          <w:szCs w:val="30"/>
        </w:rPr>
      </w:pPr>
    </w:p>
    <w:p w:rsidR="00B2375B" w:rsidRDefault="00E07970">
      <w:pPr>
        <w:spacing w:line="360" w:lineRule="auto"/>
        <w:rPr>
          <w:rFonts w:ascii="等线" w:eastAsia="等线" w:hAnsi="等线" w:cs="仿宋"/>
          <w:b/>
          <w:sz w:val="30"/>
          <w:szCs w:val="30"/>
        </w:rPr>
      </w:pPr>
      <w:r>
        <w:rPr>
          <w:rFonts w:ascii="等线" w:eastAsia="等线" w:hAnsi="等线" w:cs="仿宋" w:hint="eastAsia"/>
          <w:b/>
          <w:sz w:val="30"/>
          <w:szCs w:val="30"/>
        </w:rPr>
        <w:t>（五）治理能力现代化工程</w:t>
      </w:r>
    </w:p>
    <w:p w:rsidR="00B2375B" w:rsidRDefault="00E07970">
      <w:pPr>
        <w:spacing w:line="360" w:lineRule="auto"/>
        <w:rPr>
          <w:rFonts w:ascii="等线" w:eastAsia="等线" w:hAnsi="等线" w:cs="仿宋"/>
          <w:b/>
          <w:sz w:val="30"/>
          <w:szCs w:val="30"/>
        </w:rPr>
      </w:pPr>
      <w:r>
        <w:rPr>
          <w:rFonts w:ascii="等线" w:eastAsia="等线" w:hAnsi="等线" w:cs="仿宋" w:hint="eastAsia"/>
          <w:b/>
          <w:sz w:val="30"/>
          <w:szCs w:val="30"/>
        </w:rPr>
        <w:t>（</w:t>
      </w:r>
      <w:r>
        <w:rPr>
          <w:rFonts w:ascii="等线" w:eastAsia="等线" w:hAnsi="等线" w:cs="仿宋"/>
          <w:b/>
          <w:sz w:val="30"/>
          <w:szCs w:val="30"/>
        </w:rPr>
        <w:t>10</w:t>
      </w:r>
      <w:r>
        <w:rPr>
          <w:rFonts w:ascii="等线" w:eastAsia="等线" w:hAnsi="等线" w:cs="仿宋" w:hint="eastAsia"/>
          <w:b/>
          <w:sz w:val="30"/>
          <w:szCs w:val="30"/>
        </w:rPr>
        <w:t>）治理能力信息化提升计划</w:t>
      </w:r>
    </w:p>
    <w:p w:rsidR="00B2375B" w:rsidRDefault="00E07970">
      <w:pPr>
        <w:spacing w:line="360" w:lineRule="auto"/>
        <w:ind w:firstLineChars="200" w:firstLine="600"/>
        <w:jc w:val="left"/>
        <w:rPr>
          <w:rFonts w:ascii="等线" w:eastAsia="等线" w:hAnsi="等线" w:cs="仿宋"/>
          <w:sz w:val="30"/>
          <w:szCs w:val="30"/>
        </w:rPr>
      </w:pPr>
      <w:r>
        <w:rPr>
          <w:rFonts w:ascii="等线" w:eastAsia="等线" w:hAnsi="等线" w:cs="仿宋" w:hint="eastAsia"/>
          <w:sz w:val="30"/>
          <w:szCs w:val="30"/>
        </w:rPr>
        <w:t>为做好我校研究生招生、培养、研工和学位等相关工作，全面提升我校研究生的培养质量和监控体系，研究生院拟用两年左右的时间，建成覆盖研究生管理工作全生命周期、突出业务过程流程管理、支持与智慧校园其他系统数据共享的研究生综合服务平台，打造全方位的研究生端和导师端为全校研究生和导师服务，利用大数据的统计分析进行科学决策，从而全面提高研究生综合治理能力。</w:t>
      </w:r>
    </w:p>
    <w:p w:rsidR="00B2375B" w:rsidRDefault="00E07970">
      <w:pPr>
        <w:spacing w:line="360" w:lineRule="auto"/>
        <w:ind w:firstLineChars="200" w:firstLine="600"/>
        <w:jc w:val="left"/>
        <w:rPr>
          <w:rFonts w:ascii="等线" w:eastAsia="等线" w:hAnsi="等线" w:cs="仿宋"/>
          <w:sz w:val="30"/>
          <w:szCs w:val="30"/>
        </w:rPr>
      </w:pPr>
      <w:r>
        <w:rPr>
          <w:rFonts w:ascii="等线" w:eastAsia="等线" w:hAnsi="等线" w:cs="仿宋" w:hint="eastAsia"/>
          <w:sz w:val="30"/>
          <w:szCs w:val="30"/>
        </w:rPr>
        <w:t>具体负责人：陆国平</w:t>
      </w:r>
    </w:p>
    <w:sectPr w:rsidR="00B2375B" w:rsidSect="00C809FE">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04DD2" w:rsidRDefault="00E04DD2">
      <w:r>
        <w:separator/>
      </w:r>
    </w:p>
  </w:endnote>
  <w:endnote w:type="continuationSeparator" w:id="1">
    <w:p w:rsidR="00E04DD2" w:rsidRDefault="00E04DD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ngLiU">
    <w:altName w:val="Arial Unicode MS"/>
    <w:panose1 w:val="02010609000101010101"/>
    <w:charset w:val="88"/>
    <w:family w:val="modern"/>
    <w:notTrueType/>
    <w:pitch w:val="fixed"/>
    <w:sig w:usb0="00000000" w:usb1="08080000" w:usb2="00000010" w:usb3="00000000" w:csb0="00100000" w:csb1="00000000"/>
  </w:font>
  <w:font w:name="黑体">
    <w:altName w:val="SimHei"/>
    <w:panose1 w:val="02010609060101010101"/>
    <w:charset w:val="86"/>
    <w:family w:val="modern"/>
    <w:pitch w:val="fixed"/>
    <w:sig w:usb0="800002BF" w:usb1="38CF7CFA" w:usb2="00000016" w:usb3="00000000" w:csb0="00040001" w:csb1="00000000"/>
  </w:font>
  <w:font w:name="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93435404"/>
    </w:sdtPr>
    <w:sdtContent>
      <w:p w:rsidR="00B2375B" w:rsidRDefault="00C809FE">
        <w:pPr>
          <w:pStyle w:val="a4"/>
          <w:jc w:val="center"/>
        </w:pPr>
        <w:r>
          <w:fldChar w:fldCharType="begin"/>
        </w:r>
        <w:r w:rsidR="00E07970">
          <w:instrText>PAGE   \* MERGEFORMAT</w:instrText>
        </w:r>
        <w:r>
          <w:fldChar w:fldCharType="separate"/>
        </w:r>
        <w:r w:rsidR="00133C98" w:rsidRPr="00133C98">
          <w:rPr>
            <w:noProof/>
            <w:lang w:val="zh-CN"/>
          </w:rPr>
          <w:t>3</w:t>
        </w:r>
        <w:r>
          <w:fldChar w:fldCharType="end"/>
        </w:r>
      </w:p>
    </w:sdtContent>
  </w:sdt>
  <w:p w:rsidR="00B2375B" w:rsidRDefault="00B2375B">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04DD2" w:rsidRDefault="00E04DD2">
      <w:r>
        <w:separator/>
      </w:r>
    </w:p>
  </w:footnote>
  <w:footnote w:type="continuationSeparator" w:id="1">
    <w:p w:rsidR="00E04DD2" w:rsidRDefault="00E04DD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847FB7"/>
    <w:multiLevelType w:val="multilevel"/>
    <w:tmpl w:val="60847FB7"/>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75AB6373"/>
    <w:multiLevelType w:val="multilevel"/>
    <w:tmpl w:val="75AB6373"/>
    <w:lvl w:ilvl="0">
      <w:start w:val="2"/>
      <w:numFmt w:val="japaneseCounting"/>
      <w:lvlText w:val="（%1）"/>
      <w:lvlJc w:val="left"/>
      <w:pPr>
        <w:ind w:left="1230" w:hanging="1080"/>
      </w:pPr>
      <w:rPr>
        <w:rFonts w:cs="仿宋" w:hint="default"/>
      </w:rPr>
    </w:lvl>
    <w:lvl w:ilvl="1">
      <w:start w:val="1"/>
      <w:numFmt w:val="lowerLetter"/>
      <w:lvlText w:val="%2)"/>
      <w:lvlJc w:val="left"/>
      <w:pPr>
        <w:ind w:left="990" w:hanging="420"/>
      </w:pPr>
    </w:lvl>
    <w:lvl w:ilvl="2">
      <w:start w:val="1"/>
      <w:numFmt w:val="lowerRoman"/>
      <w:lvlText w:val="%3."/>
      <w:lvlJc w:val="right"/>
      <w:pPr>
        <w:ind w:left="1410" w:hanging="420"/>
      </w:pPr>
    </w:lvl>
    <w:lvl w:ilvl="3">
      <w:start w:val="1"/>
      <w:numFmt w:val="decimal"/>
      <w:lvlText w:val="%4."/>
      <w:lvlJc w:val="left"/>
      <w:pPr>
        <w:ind w:left="1830" w:hanging="420"/>
      </w:pPr>
    </w:lvl>
    <w:lvl w:ilvl="4">
      <w:start w:val="1"/>
      <w:numFmt w:val="lowerLetter"/>
      <w:lvlText w:val="%5)"/>
      <w:lvlJc w:val="left"/>
      <w:pPr>
        <w:ind w:left="2250" w:hanging="420"/>
      </w:pPr>
    </w:lvl>
    <w:lvl w:ilvl="5">
      <w:start w:val="1"/>
      <w:numFmt w:val="lowerRoman"/>
      <w:lvlText w:val="%6."/>
      <w:lvlJc w:val="right"/>
      <w:pPr>
        <w:ind w:left="2670" w:hanging="420"/>
      </w:pPr>
    </w:lvl>
    <w:lvl w:ilvl="6">
      <w:start w:val="1"/>
      <w:numFmt w:val="decimal"/>
      <w:lvlText w:val="%7."/>
      <w:lvlJc w:val="left"/>
      <w:pPr>
        <w:ind w:left="3090" w:hanging="420"/>
      </w:pPr>
    </w:lvl>
    <w:lvl w:ilvl="7">
      <w:start w:val="1"/>
      <w:numFmt w:val="lowerLetter"/>
      <w:lvlText w:val="%8)"/>
      <w:lvlJc w:val="left"/>
      <w:pPr>
        <w:ind w:left="3510" w:hanging="420"/>
      </w:pPr>
    </w:lvl>
    <w:lvl w:ilvl="8">
      <w:start w:val="1"/>
      <w:numFmt w:val="lowerRoman"/>
      <w:lvlText w:val="%9."/>
      <w:lvlJc w:val="right"/>
      <w:pPr>
        <w:ind w:left="3930" w:hanging="420"/>
      </w:pPr>
    </w:lvl>
  </w:abstractNum>
  <w:abstractNum w:abstractNumId="2">
    <w:nsid w:val="786A47A0"/>
    <w:multiLevelType w:val="multilevel"/>
    <w:tmpl w:val="786A47A0"/>
    <w:lvl w:ilvl="0">
      <w:start w:val="1"/>
      <w:numFmt w:val="japaneseCounting"/>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172A27"/>
    <w:rsid w:val="00006621"/>
    <w:rsid w:val="00014B06"/>
    <w:rsid w:val="00041D1E"/>
    <w:rsid w:val="00054521"/>
    <w:rsid w:val="000660B4"/>
    <w:rsid w:val="000908B0"/>
    <w:rsid w:val="00091B3E"/>
    <w:rsid w:val="00094407"/>
    <w:rsid w:val="000A6F44"/>
    <w:rsid w:val="000B6D88"/>
    <w:rsid w:val="000F22EA"/>
    <w:rsid w:val="000F4094"/>
    <w:rsid w:val="00102062"/>
    <w:rsid w:val="00103250"/>
    <w:rsid w:val="001142CB"/>
    <w:rsid w:val="00133991"/>
    <w:rsid w:val="00133C98"/>
    <w:rsid w:val="00153E29"/>
    <w:rsid w:val="001621CB"/>
    <w:rsid w:val="00162660"/>
    <w:rsid w:val="00165768"/>
    <w:rsid w:val="00167C6A"/>
    <w:rsid w:val="00172A27"/>
    <w:rsid w:val="00184797"/>
    <w:rsid w:val="00193999"/>
    <w:rsid w:val="0019563C"/>
    <w:rsid w:val="001B4B90"/>
    <w:rsid w:val="001B7211"/>
    <w:rsid w:val="001C28B6"/>
    <w:rsid w:val="001C5DAA"/>
    <w:rsid w:val="001D660D"/>
    <w:rsid w:val="001E4DA7"/>
    <w:rsid w:val="001F6BED"/>
    <w:rsid w:val="002015AF"/>
    <w:rsid w:val="00207E13"/>
    <w:rsid w:val="00222395"/>
    <w:rsid w:val="00244497"/>
    <w:rsid w:val="00250348"/>
    <w:rsid w:val="00251E5D"/>
    <w:rsid w:val="00252200"/>
    <w:rsid w:val="002A0DB9"/>
    <w:rsid w:val="002B0A3F"/>
    <w:rsid w:val="002D6B5C"/>
    <w:rsid w:val="002D70F2"/>
    <w:rsid w:val="003122F4"/>
    <w:rsid w:val="00333DA4"/>
    <w:rsid w:val="0034156C"/>
    <w:rsid w:val="00341888"/>
    <w:rsid w:val="00373F9E"/>
    <w:rsid w:val="003A1E8C"/>
    <w:rsid w:val="003B042F"/>
    <w:rsid w:val="003B06D5"/>
    <w:rsid w:val="003B58AB"/>
    <w:rsid w:val="003D4302"/>
    <w:rsid w:val="003F1939"/>
    <w:rsid w:val="004032D7"/>
    <w:rsid w:val="00404592"/>
    <w:rsid w:val="004254C9"/>
    <w:rsid w:val="00433F9F"/>
    <w:rsid w:val="00452969"/>
    <w:rsid w:val="00455B6E"/>
    <w:rsid w:val="004757F8"/>
    <w:rsid w:val="004802F0"/>
    <w:rsid w:val="004819B1"/>
    <w:rsid w:val="00485A90"/>
    <w:rsid w:val="004A08E3"/>
    <w:rsid w:val="004B01A5"/>
    <w:rsid w:val="004C2303"/>
    <w:rsid w:val="00500C2C"/>
    <w:rsid w:val="00527E93"/>
    <w:rsid w:val="00534F6C"/>
    <w:rsid w:val="005712FB"/>
    <w:rsid w:val="00572C26"/>
    <w:rsid w:val="00586FD8"/>
    <w:rsid w:val="00587DD0"/>
    <w:rsid w:val="005970F7"/>
    <w:rsid w:val="005B7C81"/>
    <w:rsid w:val="005E629C"/>
    <w:rsid w:val="005F50C6"/>
    <w:rsid w:val="00623D86"/>
    <w:rsid w:val="00625D54"/>
    <w:rsid w:val="00625EFE"/>
    <w:rsid w:val="00626734"/>
    <w:rsid w:val="006343EF"/>
    <w:rsid w:val="006361E3"/>
    <w:rsid w:val="0064142D"/>
    <w:rsid w:val="0064250B"/>
    <w:rsid w:val="00655C52"/>
    <w:rsid w:val="00663F4D"/>
    <w:rsid w:val="00673D07"/>
    <w:rsid w:val="0069435E"/>
    <w:rsid w:val="006C4259"/>
    <w:rsid w:val="006D403A"/>
    <w:rsid w:val="006D7044"/>
    <w:rsid w:val="00721FF7"/>
    <w:rsid w:val="00732BB6"/>
    <w:rsid w:val="00734EF5"/>
    <w:rsid w:val="00747EE7"/>
    <w:rsid w:val="00755D19"/>
    <w:rsid w:val="00780AF9"/>
    <w:rsid w:val="007A2D31"/>
    <w:rsid w:val="007A5865"/>
    <w:rsid w:val="007B0BDC"/>
    <w:rsid w:val="007B0D9A"/>
    <w:rsid w:val="007C0471"/>
    <w:rsid w:val="007C604E"/>
    <w:rsid w:val="008219E3"/>
    <w:rsid w:val="00821FB6"/>
    <w:rsid w:val="0083635B"/>
    <w:rsid w:val="00845BA6"/>
    <w:rsid w:val="008740FF"/>
    <w:rsid w:val="00893435"/>
    <w:rsid w:val="00894FFD"/>
    <w:rsid w:val="008B129D"/>
    <w:rsid w:val="008D7210"/>
    <w:rsid w:val="008E4E56"/>
    <w:rsid w:val="008E4FEC"/>
    <w:rsid w:val="008F1384"/>
    <w:rsid w:val="00904E60"/>
    <w:rsid w:val="00944A29"/>
    <w:rsid w:val="00956ADE"/>
    <w:rsid w:val="00963E2F"/>
    <w:rsid w:val="0096703D"/>
    <w:rsid w:val="009B4266"/>
    <w:rsid w:val="009E0A25"/>
    <w:rsid w:val="009F3023"/>
    <w:rsid w:val="009F5C4B"/>
    <w:rsid w:val="00A15E4C"/>
    <w:rsid w:val="00A35928"/>
    <w:rsid w:val="00A44634"/>
    <w:rsid w:val="00A916C8"/>
    <w:rsid w:val="00A933C9"/>
    <w:rsid w:val="00A974EC"/>
    <w:rsid w:val="00A979FD"/>
    <w:rsid w:val="00AB1F32"/>
    <w:rsid w:val="00AB53D8"/>
    <w:rsid w:val="00AD109C"/>
    <w:rsid w:val="00AD58EE"/>
    <w:rsid w:val="00AD7B3A"/>
    <w:rsid w:val="00B222CB"/>
    <w:rsid w:val="00B2375B"/>
    <w:rsid w:val="00B421EC"/>
    <w:rsid w:val="00B42D0E"/>
    <w:rsid w:val="00B45077"/>
    <w:rsid w:val="00B5023E"/>
    <w:rsid w:val="00B64203"/>
    <w:rsid w:val="00B70DB5"/>
    <w:rsid w:val="00B763E9"/>
    <w:rsid w:val="00B87AE0"/>
    <w:rsid w:val="00B91D1E"/>
    <w:rsid w:val="00BB5230"/>
    <w:rsid w:val="00BB74F0"/>
    <w:rsid w:val="00BF58E8"/>
    <w:rsid w:val="00BF5D48"/>
    <w:rsid w:val="00BF6C48"/>
    <w:rsid w:val="00C007BF"/>
    <w:rsid w:val="00C0582E"/>
    <w:rsid w:val="00C10500"/>
    <w:rsid w:val="00C373A5"/>
    <w:rsid w:val="00C57E12"/>
    <w:rsid w:val="00C809FE"/>
    <w:rsid w:val="00C8364D"/>
    <w:rsid w:val="00CA44A6"/>
    <w:rsid w:val="00CC490E"/>
    <w:rsid w:val="00CD466A"/>
    <w:rsid w:val="00CF1670"/>
    <w:rsid w:val="00D00818"/>
    <w:rsid w:val="00D04D84"/>
    <w:rsid w:val="00D15469"/>
    <w:rsid w:val="00D26619"/>
    <w:rsid w:val="00D3480E"/>
    <w:rsid w:val="00D56615"/>
    <w:rsid w:val="00DA0144"/>
    <w:rsid w:val="00DC1A43"/>
    <w:rsid w:val="00E0265B"/>
    <w:rsid w:val="00E04DD2"/>
    <w:rsid w:val="00E07970"/>
    <w:rsid w:val="00E10277"/>
    <w:rsid w:val="00E17B72"/>
    <w:rsid w:val="00E22E05"/>
    <w:rsid w:val="00E266AC"/>
    <w:rsid w:val="00E27C69"/>
    <w:rsid w:val="00E373CD"/>
    <w:rsid w:val="00E63585"/>
    <w:rsid w:val="00E702E5"/>
    <w:rsid w:val="00E84DD3"/>
    <w:rsid w:val="00E85259"/>
    <w:rsid w:val="00E86403"/>
    <w:rsid w:val="00E8751C"/>
    <w:rsid w:val="00EA13F6"/>
    <w:rsid w:val="00EC2393"/>
    <w:rsid w:val="00ED0E53"/>
    <w:rsid w:val="00ED1444"/>
    <w:rsid w:val="00ED4C3F"/>
    <w:rsid w:val="00F0057F"/>
    <w:rsid w:val="00F00864"/>
    <w:rsid w:val="00F16598"/>
    <w:rsid w:val="00F3031C"/>
    <w:rsid w:val="00F378E6"/>
    <w:rsid w:val="00F6701B"/>
    <w:rsid w:val="00F677EF"/>
    <w:rsid w:val="00F73F1D"/>
    <w:rsid w:val="00F84B39"/>
    <w:rsid w:val="00F92984"/>
    <w:rsid w:val="00F935FB"/>
    <w:rsid w:val="00F95391"/>
    <w:rsid w:val="00FA3AC6"/>
    <w:rsid w:val="045906D8"/>
    <w:rsid w:val="063E617D"/>
    <w:rsid w:val="0C1E1F37"/>
    <w:rsid w:val="0C2D5672"/>
    <w:rsid w:val="0C733991"/>
    <w:rsid w:val="0CDC115F"/>
    <w:rsid w:val="0F6F7EA5"/>
    <w:rsid w:val="1265047C"/>
    <w:rsid w:val="163F64E9"/>
    <w:rsid w:val="189F2E31"/>
    <w:rsid w:val="245A6D36"/>
    <w:rsid w:val="273E77CE"/>
    <w:rsid w:val="28AD306A"/>
    <w:rsid w:val="2C534D5D"/>
    <w:rsid w:val="2CA35243"/>
    <w:rsid w:val="2F8624B3"/>
    <w:rsid w:val="315842EC"/>
    <w:rsid w:val="330B6210"/>
    <w:rsid w:val="35500D97"/>
    <w:rsid w:val="393476A9"/>
    <w:rsid w:val="3942117C"/>
    <w:rsid w:val="3AE80FB4"/>
    <w:rsid w:val="3BAD322F"/>
    <w:rsid w:val="41DF45AB"/>
    <w:rsid w:val="431A45AB"/>
    <w:rsid w:val="49D55D9D"/>
    <w:rsid w:val="4B3C6256"/>
    <w:rsid w:val="4BD91B3A"/>
    <w:rsid w:val="4C024CF4"/>
    <w:rsid w:val="55E30479"/>
    <w:rsid w:val="56090371"/>
    <w:rsid w:val="5E501DBD"/>
    <w:rsid w:val="633A5603"/>
    <w:rsid w:val="678C2172"/>
    <w:rsid w:val="67A860C3"/>
    <w:rsid w:val="6808065C"/>
    <w:rsid w:val="69A8305F"/>
    <w:rsid w:val="6B9D2332"/>
    <w:rsid w:val="725B76E6"/>
    <w:rsid w:val="775229EA"/>
    <w:rsid w:val="77722C3D"/>
    <w:rsid w:val="783D727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uiPriority="0" w:unhideWhenUsed="0"/>
    <w:lsdException w:name="Normal Table" w:qFormat="1"/>
    <w:lsdException w:name="Table Grid" w:semiHidden="0" w:uiPriority="5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809FE"/>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809FE"/>
    <w:rPr>
      <w:sz w:val="18"/>
      <w:szCs w:val="18"/>
    </w:rPr>
  </w:style>
  <w:style w:type="paragraph" w:styleId="a4">
    <w:name w:val="footer"/>
    <w:basedOn w:val="a"/>
    <w:link w:val="Char0"/>
    <w:uiPriority w:val="99"/>
    <w:unhideWhenUsed/>
    <w:qFormat/>
    <w:rsid w:val="00C809FE"/>
    <w:pPr>
      <w:tabs>
        <w:tab w:val="center" w:pos="4153"/>
        <w:tab w:val="right" w:pos="8306"/>
      </w:tabs>
      <w:snapToGrid w:val="0"/>
      <w:jc w:val="left"/>
    </w:pPr>
    <w:rPr>
      <w:sz w:val="18"/>
      <w:szCs w:val="18"/>
    </w:rPr>
  </w:style>
  <w:style w:type="paragraph" w:styleId="a5">
    <w:name w:val="header"/>
    <w:basedOn w:val="a"/>
    <w:link w:val="Char1"/>
    <w:unhideWhenUsed/>
    <w:qFormat/>
    <w:rsid w:val="00C809FE"/>
    <w:pPr>
      <w:pBdr>
        <w:bottom w:val="single" w:sz="6" w:space="1" w:color="auto"/>
      </w:pBdr>
      <w:tabs>
        <w:tab w:val="center" w:pos="4153"/>
        <w:tab w:val="right" w:pos="8306"/>
      </w:tabs>
      <w:snapToGrid w:val="0"/>
      <w:jc w:val="center"/>
    </w:pPr>
    <w:rPr>
      <w:sz w:val="18"/>
      <w:szCs w:val="18"/>
    </w:rPr>
  </w:style>
  <w:style w:type="paragraph" w:styleId="a6">
    <w:name w:val="Normal (Web)"/>
    <w:basedOn w:val="a"/>
    <w:rsid w:val="00C809FE"/>
    <w:pPr>
      <w:spacing w:before="100" w:beforeAutospacing="1" w:after="100" w:afterAutospacing="1"/>
      <w:jc w:val="left"/>
    </w:pPr>
    <w:rPr>
      <w:kern w:val="0"/>
      <w:sz w:val="24"/>
    </w:rPr>
  </w:style>
  <w:style w:type="table" w:styleId="a7">
    <w:name w:val="Table Grid"/>
    <w:basedOn w:val="a1"/>
    <w:uiPriority w:val="59"/>
    <w:unhideWhenUsed/>
    <w:qFormat/>
    <w:rsid w:val="00C809F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List Paragraph"/>
    <w:basedOn w:val="a"/>
    <w:uiPriority w:val="34"/>
    <w:qFormat/>
    <w:rsid w:val="00C809FE"/>
    <w:pPr>
      <w:ind w:firstLineChars="200" w:firstLine="420"/>
    </w:pPr>
  </w:style>
  <w:style w:type="character" w:customStyle="1" w:styleId="Char1">
    <w:name w:val="页眉 Char1"/>
    <w:basedOn w:val="a0"/>
    <w:link w:val="a5"/>
    <w:uiPriority w:val="99"/>
    <w:qFormat/>
    <w:rsid w:val="00C809FE"/>
    <w:rPr>
      <w:rFonts w:asciiTheme="minorHAnsi" w:eastAsiaTheme="minorEastAsia" w:hAnsiTheme="minorHAnsi" w:cstheme="minorBidi"/>
      <w:kern w:val="2"/>
      <w:sz w:val="18"/>
      <w:szCs w:val="18"/>
    </w:rPr>
  </w:style>
  <w:style w:type="character" w:customStyle="1" w:styleId="Char0">
    <w:name w:val="页脚 Char"/>
    <w:basedOn w:val="a0"/>
    <w:link w:val="a4"/>
    <w:uiPriority w:val="99"/>
    <w:qFormat/>
    <w:rsid w:val="00C809FE"/>
    <w:rPr>
      <w:rFonts w:asciiTheme="minorHAnsi" w:eastAsiaTheme="minorEastAsia" w:hAnsiTheme="minorHAnsi" w:cstheme="minorBidi"/>
      <w:kern w:val="2"/>
      <w:sz w:val="18"/>
      <w:szCs w:val="18"/>
    </w:rPr>
  </w:style>
  <w:style w:type="character" w:customStyle="1" w:styleId="Char2">
    <w:name w:val="页眉 Char"/>
    <w:qFormat/>
    <w:rsid w:val="00C809FE"/>
    <w:rPr>
      <w:kern w:val="2"/>
      <w:sz w:val="18"/>
      <w:szCs w:val="18"/>
    </w:rPr>
  </w:style>
  <w:style w:type="character" w:customStyle="1" w:styleId="a9">
    <w:name w:val="正文文本_"/>
    <w:link w:val="1"/>
    <w:qFormat/>
    <w:rsid w:val="00C809FE"/>
    <w:rPr>
      <w:rFonts w:ascii="MingLiU" w:eastAsia="MingLiU" w:hAnsi="MingLiU" w:cs="MingLiU"/>
      <w:sz w:val="32"/>
      <w:szCs w:val="32"/>
      <w:shd w:val="clear" w:color="auto" w:fill="FFFFFF"/>
      <w:lang w:val="zh-CN" w:bidi="zh-CN"/>
    </w:rPr>
  </w:style>
  <w:style w:type="paragraph" w:customStyle="1" w:styleId="1">
    <w:name w:val="正文文本1"/>
    <w:basedOn w:val="a"/>
    <w:link w:val="a9"/>
    <w:qFormat/>
    <w:rsid w:val="00C809FE"/>
    <w:pPr>
      <w:shd w:val="clear" w:color="auto" w:fill="FFFFFF"/>
      <w:spacing w:line="389" w:lineRule="auto"/>
      <w:jc w:val="left"/>
    </w:pPr>
    <w:rPr>
      <w:rFonts w:ascii="MingLiU" w:eastAsia="MingLiU" w:hAnsi="MingLiU" w:cs="MingLiU"/>
      <w:kern w:val="0"/>
      <w:sz w:val="32"/>
      <w:szCs w:val="32"/>
      <w:lang w:val="zh-CN" w:bidi="zh-CN"/>
    </w:rPr>
  </w:style>
  <w:style w:type="character" w:customStyle="1" w:styleId="Char">
    <w:name w:val="批注框文本 Char"/>
    <w:basedOn w:val="a0"/>
    <w:link w:val="a3"/>
    <w:uiPriority w:val="99"/>
    <w:semiHidden/>
    <w:qFormat/>
    <w:rsid w:val="00C809FE"/>
    <w:rPr>
      <w:rFonts w:asciiTheme="minorHAnsi" w:eastAsiaTheme="minorEastAsia" w:hAnsiTheme="minorHAnsi" w:cstheme="minorBidi"/>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1028</Words>
  <Characters>5866</Characters>
  <Application>Microsoft Office Word</Application>
  <DocSecurity>0</DocSecurity>
  <Lines>48</Lines>
  <Paragraphs>13</Paragraphs>
  <ScaleCrop>false</ScaleCrop>
  <Company>Microsoft</Company>
  <LinksUpToDate>false</LinksUpToDate>
  <CharactersWithSpaces>6881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zy</dc:creator>
  <cp:lastModifiedBy>Windows 用户</cp:lastModifiedBy>
  <cp:revision>4</cp:revision>
  <dcterms:created xsi:type="dcterms:W3CDTF">2020-10-15T06:13:00Z</dcterms:created>
  <dcterms:modified xsi:type="dcterms:W3CDTF">2020-12-03T07:18:00Z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